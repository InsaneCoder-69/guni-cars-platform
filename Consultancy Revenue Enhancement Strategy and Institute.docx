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1C426" w14:textId="636658E3" w:rsidR="00E20836" w:rsidRDefault="00E20836" w:rsidP="00E20836">
      <w:pPr>
        <w:pStyle w:val="Heading1"/>
      </w:pPr>
      <w:r>
        <w:t xml:space="preserve">Proposal for Establishing and Updating Institute-wise </w:t>
      </w:r>
      <w:r w:rsidR="007F4259">
        <w:t xml:space="preserve">Research </w:t>
      </w:r>
      <w:r>
        <w:t>Consultancy Revenue Monitoring System</w:t>
      </w:r>
    </w:p>
    <w:p w14:paraId="448EA8B7" w14:textId="77777777" w:rsidR="005F449A" w:rsidRDefault="005F449A" w:rsidP="005F449A">
      <w:pPr>
        <w:spacing w:before="100" w:beforeAutospacing="1" w:after="100" w:afterAutospacing="1" w:line="240" w:lineRule="auto"/>
        <w:outlineLvl w:val="2"/>
        <w:rPr>
          <w:rFonts w:ascii="Times New Roman" w:eastAsia="Times New Roman" w:hAnsi="Times New Roman" w:cs="Times New Roman"/>
          <w:b/>
          <w:bCs/>
          <w:sz w:val="27"/>
          <w:szCs w:val="27"/>
        </w:rPr>
      </w:pPr>
      <w:r w:rsidRPr="00C97093">
        <w:rPr>
          <w:rFonts w:ascii="Times New Roman" w:eastAsia="Times New Roman" w:hAnsi="Times New Roman" w:cs="Times New Roman"/>
          <w:b/>
          <w:bCs/>
          <w:sz w:val="27"/>
          <w:szCs w:val="27"/>
        </w:rPr>
        <w:t>Submitted By:</w:t>
      </w:r>
    </w:p>
    <w:p w14:paraId="2FEB5630" w14:textId="686CEEE1" w:rsidR="005F449A" w:rsidRDefault="005F449A" w:rsidP="005F449A">
      <w:pPr>
        <w:spacing w:after="0" w:line="240" w:lineRule="auto"/>
        <w:outlineLvl w:val="2"/>
        <w:rPr>
          <w:rFonts w:ascii="Times New Roman" w:eastAsia="Times New Roman" w:hAnsi="Times New Roman" w:cs="Times New Roman"/>
          <w:sz w:val="24"/>
          <w:szCs w:val="24"/>
        </w:rPr>
      </w:pPr>
      <w:r w:rsidRPr="004745CA">
        <w:rPr>
          <w:rFonts w:ascii="Times New Roman" w:eastAsia="Times New Roman" w:hAnsi="Times New Roman" w:cs="Times New Roman"/>
          <w:sz w:val="24"/>
          <w:szCs w:val="24"/>
        </w:rPr>
        <w:t>Dr.</w:t>
      </w:r>
      <w:ins w:id="0" w:author="Ajay Gupta" w:date="2026-07-02T15:32:00Z" w16du:dateUtc="2026-07-02T10:02:00Z">
        <w:r w:rsidR="0073588C">
          <w:rPr>
            <w:rFonts w:ascii="Times New Roman" w:eastAsia="Times New Roman" w:hAnsi="Times New Roman" w:cs="Times New Roman"/>
            <w:sz w:val="24"/>
            <w:szCs w:val="24"/>
          </w:rPr>
          <w:t xml:space="preserve"> </w:t>
        </w:r>
      </w:ins>
      <w:r w:rsidRPr="004745CA">
        <w:rPr>
          <w:rFonts w:ascii="Times New Roman" w:eastAsia="Times New Roman" w:hAnsi="Times New Roman" w:cs="Times New Roman"/>
          <w:sz w:val="24"/>
          <w:szCs w:val="24"/>
        </w:rPr>
        <w:t>Ajay Kumar Gupta</w:t>
      </w:r>
    </w:p>
    <w:p w14:paraId="725643E1" w14:textId="77777777" w:rsidR="005F449A" w:rsidRPr="004745CA" w:rsidRDefault="005F449A" w:rsidP="005F449A">
      <w:pPr>
        <w:spacing w:after="0" w:line="240" w:lineRule="auto"/>
        <w:outlineLvl w:val="2"/>
        <w:rPr>
          <w:rFonts w:ascii="Times New Roman" w:eastAsia="Times New Roman" w:hAnsi="Times New Roman" w:cs="Times New Roman"/>
          <w:sz w:val="24"/>
          <w:szCs w:val="24"/>
        </w:rPr>
      </w:pPr>
      <w:r w:rsidRPr="004745CA">
        <w:rPr>
          <w:rFonts w:ascii="Times New Roman" w:eastAsia="Times New Roman" w:hAnsi="Times New Roman" w:cs="Times New Roman"/>
          <w:sz w:val="24"/>
          <w:szCs w:val="24"/>
        </w:rPr>
        <w:t>Director-</w:t>
      </w:r>
      <w:r>
        <w:rPr>
          <w:rFonts w:ascii="Times New Roman" w:eastAsia="Times New Roman" w:hAnsi="Times New Roman" w:cs="Times New Roman"/>
          <w:sz w:val="24"/>
          <w:szCs w:val="24"/>
        </w:rPr>
        <w:t xml:space="preserve"> </w:t>
      </w:r>
      <w:r w:rsidRPr="004745CA">
        <w:rPr>
          <w:rFonts w:ascii="Times New Roman" w:eastAsia="Times New Roman" w:hAnsi="Times New Roman" w:cs="Times New Roman"/>
          <w:sz w:val="24"/>
          <w:szCs w:val="24"/>
        </w:rPr>
        <w:t>CARS (Centre for Advanced Research Studies)</w:t>
      </w:r>
    </w:p>
    <w:p w14:paraId="727703C6" w14:textId="77777777" w:rsidR="005F449A" w:rsidRPr="004745CA" w:rsidRDefault="005F449A" w:rsidP="005F449A">
      <w:pPr>
        <w:spacing w:before="100" w:beforeAutospacing="1" w:after="100" w:afterAutospacing="1" w:line="240" w:lineRule="auto"/>
        <w:outlineLvl w:val="2"/>
        <w:rPr>
          <w:rFonts w:ascii="Times New Roman" w:eastAsia="Times New Roman" w:hAnsi="Times New Roman" w:cs="Times New Roman"/>
          <w:sz w:val="24"/>
          <w:szCs w:val="24"/>
        </w:rPr>
      </w:pPr>
      <w:r w:rsidRPr="004745CA">
        <w:rPr>
          <w:rFonts w:ascii="Times New Roman" w:eastAsia="Times New Roman" w:hAnsi="Times New Roman" w:cs="Times New Roman"/>
          <w:sz w:val="24"/>
          <w:szCs w:val="24"/>
        </w:rPr>
        <w:t>Dr</w:t>
      </w:r>
      <w:r w:rsidR="00957BE3">
        <w:rPr>
          <w:rFonts w:ascii="Times New Roman" w:eastAsia="Times New Roman" w:hAnsi="Times New Roman" w:cs="Times New Roman"/>
          <w:sz w:val="24"/>
          <w:szCs w:val="24"/>
        </w:rPr>
        <w:t>. Heena Patel</w:t>
      </w:r>
      <w:r w:rsidR="00957BE3">
        <w:rPr>
          <w:rFonts w:ascii="Times New Roman" w:eastAsia="Times New Roman" w:hAnsi="Times New Roman" w:cs="Times New Roman"/>
          <w:sz w:val="24"/>
          <w:szCs w:val="24"/>
        </w:rPr>
        <w:br/>
        <w:t xml:space="preserve">Deputy Director- </w:t>
      </w:r>
      <w:r w:rsidRPr="004745CA">
        <w:rPr>
          <w:rFonts w:ascii="Times New Roman" w:eastAsia="Times New Roman" w:hAnsi="Times New Roman" w:cs="Times New Roman"/>
          <w:sz w:val="24"/>
          <w:szCs w:val="24"/>
        </w:rPr>
        <w:t>CARS (Centre for Advanced Research Studies)</w:t>
      </w:r>
    </w:p>
    <w:p w14:paraId="5AD8B8A4" w14:textId="77777777" w:rsidR="005F449A" w:rsidRPr="00C97093" w:rsidRDefault="005F449A" w:rsidP="005F449A">
      <w:pPr>
        <w:spacing w:before="100" w:beforeAutospacing="1" w:after="100" w:afterAutospacing="1" w:line="240" w:lineRule="auto"/>
        <w:rPr>
          <w:rFonts w:ascii="Times New Roman" w:eastAsia="Times New Roman" w:hAnsi="Times New Roman" w:cs="Times New Roman"/>
          <w:b/>
          <w:bCs/>
          <w:sz w:val="27"/>
          <w:szCs w:val="27"/>
        </w:rPr>
      </w:pPr>
      <w:r>
        <w:rPr>
          <w:rFonts w:ascii="Times New Roman" w:eastAsia="Times New Roman" w:hAnsi="Times New Roman" w:cs="Times New Roman"/>
          <w:sz w:val="24"/>
          <w:szCs w:val="24"/>
        </w:rPr>
        <w:t xml:space="preserve"> </w:t>
      </w:r>
      <w:r w:rsidRPr="00C97093">
        <w:rPr>
          <w:rFonts w:ascii="Times New Roman" w:eastAsia="Times New Roman" w:hAnsi="Times New Roman" w:cs="Times New Roman"/>
          <w:b/>
          <w:bCs/>
          <w:sz w:val="27"/>
          <w:szCs w:val="27"/>
        </w:rPr>
        <w:t>Submitted To:</w:t>
      </w:r>
    </w:p>
    <w:p w14:paraId="47305334" w14:textId="77777777" w:rsidR="005F449A" w:rsidRPr="00CE4DED" w:rsidRDefault="005F449A" w:rsidP="000A4AF5">
      <w:pPr>
        <w:numPr>
          <w:ilvl w:val="0"/>
          <w:numId w:val="1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 </w:t>
      </w:r>
      <w:r w:rsidRPr="00C97093">
        <w:rPr>
          <w:rFonts w:ascii="Times New Roman" w:eastAsia="Times New Roman" w:hAnsi="Times New Roman" w:cs="Times New Roman"/>
          <w:sz w:val="24"/>
          <w:szCs w:val="24"/>
        </w:rPr>
        <w:t>Chancellor</w:t>
      </w:r>
    </w:p>
    <w:p w14:paraId="23F4D3C0" w14:textId="77777777" w:rsidR="005F449A" w:rsidRPr="00C97093" w:rsidRDefault="005F449A" w:rsidP="000A4AF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97093">
        <w:rPr>
          <w:rFonts w:ascii="Times New Roman" w:eastAsia="Times New Roman" w:hAnsi="Times New Roman" w:cs="Times New Roman"/>
          <w:sz w:val="24"/>
          <w:szCs w:val="24"/>
        </w:rPr>
        <w:t>Pro Vice Chancellor</w:t>
      </w:r>
      <w:r>
        <w:rPr>
          <w:rFonts w:ascii="Times New Roman" w:eastAsia="Times New Roman" w:hAnsi="Times New Roman" w:cs="Times New Roman"/>
          <w:sz w:val="24"/>
          <w:szCs w:val="24"/>
        </w:rPr>
        <w:t>s</w:t>
      </w:r>
    </w:p>
    <w:p w14:paraId="026C28C6" w14:textId="77777777" w:rsidR="005F449A" w:rsidRPr="00C97093" w:rsidRDefault="005F449A" w:rsidP="000A4AF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97093">
        <w:rPr>
          <w:rFonts w:ascii="Times New Roman" w:eastAsia="Times New Roman" w:hAnsi="Times New Roman" w:cs="Times New Roman"/>
          <w:sz w:val="24"/>
          <w:szCs w:val="24"/>
        </w:rPr>
        <w:t>Executive Registrar</w:t>
      </w:r>
    </w:p>
    <w:p w14:paraId="0A64D401" w14:textId="77777777" w:rsidR="00056877" w:rsidRDefault="00056877" w:rsidP="00056877">
      <w:pPr>
        <w:pStyle w:val="Heading1"/>
      </w:pPr>
      <w:r>
        <w:t>1. Background</w:t>
      </w:r>
    </w:p>
    <w:p w14:paraId="5925D3F3" w14:textId="77777777" w:rsidR="00056877" w:rsidRDefault="00056877" w:rsidP="00056877">
      <w:pPr>
        <w:pStyle w:val="isselectedend"/>
        <w:jc w:val="both"/>
      </w:pPr>
      <w:r>
        <w:t>Research consultancy has emerged as a key driver of innovation, technology development, industry collaboration, and institutional revenue generation in higher education. Unlike routine consultancy services, research consultancy focuses on solving complex industrial, societal, and technological challenges through sponsored research, product development, prototype validation, technology transfer, intellectual property (IP) generation, and commercialization.</w:t>
      </w:r>
    </w:p>
    <w:p w14:paraId="1B40FAD8" w14:textId="77777777" w:rsidR="00056877" w:rsidRDefault="00056877" w:rsidP="00056877">
      <w:pPr>
        <w:pStyle w:val="isselectedend"/>
        <w:jc w:val="both"/>
      </w:pPr>
      <w:r>
        <w:t>GANPAT University has established strong multidisciplinary research capabilities through its Schools, Institutes, Centres of Excellence, advanced laboratories, pilot manufacturing facilities, and industry partnerships. However, there is currently no centralized mechanism to systematically monitor, evaluate, and enhance institute-wise research consultancy revenue.</w:t>
      </w:r>
    </w:p>
    <w:p w14:paraId="26E3F867" w14:textId="77777777" w:rsidR="00056877" w:rsidRDefault="00056877" w:rsidP="00056877">
      <w:pPr>
        <w:pStyle w:val="isselectedend"/>
        <w:jc w:val="both"/>
      </w:pPr>
      <w:r>
        <w:t xml:space="preserve">This proposal aims to establish an </w:t>
      </w:r>
      <w:r>
        <w:rPr>
          <w:rStyle w:val="Strong"/>
        </w:rPr>
        <w:t>Institute-wise Research Consultancy Revenue Monitoring and Enhancement System</w:t>
      </w:r>
      <w:r>
        <w:t xml:space="preserve"> under the Centre for Advanced Research Studies (CARS) to strengthen research collaborations, improve institutional performance, and increase externally funded research revenue.</w:t>
      </w:r>
    </w:p>
    <w:p w14:paraId="12BD4948" w14:textId="77777777" w:rsidR="00056877" w:rsidRDefault="00056877" w:rsidP="00056877">
      <w:pPr>
        <w:pStyle w:val="isselectedend"/>
        <w:jc w:val="both"/>
      </w:pPr>
      <w:r>
        <w:t xml:space="preserve">The initiative aligns with the objectives of </w:t>
      </w:r>
      <w:r>
        <w:rPr>
          <w:rStyle w:val="Strong"/>
        </w:rPr>
        <w:t>NEP 2020</w:t>
      </w:r>
      <w:r>
        <w:t xml:space="preserve">, </w:t>
      </w:r>
      <w:r>
        <w:rPr>
          <w:rStyle w:val="Strong"/>
        </w:rPr>
        <w:t>National Research Foundation (</w:t>
      </w:r>
      <w:proofErr w:type="spellStart"/>
      <w:r>
        <w:rPr>
          <w:rStyle w:val="Strong"/>
        </w:rPr>
        <w:t>ANRF</w:t>
      </w:r>
      <w:proofErr w:type="spellEnd"/>
      <w:r>
        <w:rPr>
          <w:rStyle w:val="Strong"/>
        </w:rPr>
        <w:t>)</w:t>
      </w:r>
      <w:r>
        <w:t xml:space="preserve">, </w:t>
      </w:r>
      <w:r>
        <w:rPr>
          <w:rStyle w:val="Strong"/>
        </w:rPr>
        <w:t>Atmanirbhar Bharat</w:t>
      </w:r>
      <w:r>
        <w:t xml:space="preserve">, </w:t>
      </w:r>
      <w:r>
        <w:rPr>
          <w:rStyle w:val="Strong"/>
        </w:rPr>
        <w:t>Viksit Bharat 2047</w:t>
      </w:r>
      <w:r>
        <w:t>, and national priorities promoting research excellence, innovation, entrepreneurship, and industry-academia collaboration.</w:t>
      </w:r>
    </w:p>
    <w:p w14:paraId="02B11C09" w14:textId="77777777" w:rsidR="00056877" w:rsidRDefault="00056877" w:rsidP="00056877">
      <w:pPr>
        <w:pStyle w:val="Heading1"/>
      </w:pPr>
      <w:r>
        <w:t>2. Objectives</w:t>
      </w:r>
    </w:p>
    <w:p w14:paraId="5F8D46AE" w14:textId="77777777" w:rsidR="00056877" w:rsidRDefault="00056877" w:rsidP="00056877">
      <w:pPr>
        <w:pStyle w:val="isselectedend"/>
        <w:jc w:val="both"/>
      </w:pPr>
      <w:r>
        <w:lastRenderedPageBreak/>
        <w:t>The major objectives are:</w:t>
      </w:r>
    </w:p>
    <w:p w14:paraId="49DD7102" w14:textId="77777777" w:rsidR="00056877" w:rsidRPr="00056877" w:rsidRDefault="00056877" w:rsidP="000A4AF5">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Establish a centralized database of research consultancy projects across all institutes.</w:t>
      </w:r>
    </w:p>
    <w:p w14:paraId="4F452481" w14:textId="77777777" w:rsidR="00056877" w:rsidRPr="00056877" w:rsidRDefault="00056877" w:rsidP="000A4AF5">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Monitor institute-wise research consultancy revenue from sponsored research, contract R&amp;D, technology transfer, and innovation projects.</w:t>
      </w:r>
    </w:p>
    <w:p w14:paraId="2A964D58" w14:textId="77777777" w:rsidR="00056877" w:rsidRPr="00056877" w:rsidRDefault="00056877" w:rsidP="000A4AF5">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Promote multidisciplinary industry-academia collaborative research.</w:t>
      </w:r>
    </w:p>
    <w:p w14:paraId="6321F2B2" w14:textId="77777777" w:rsidR="00056877" w:rsidRPr="00056877" w:rsidRDefault="00056877" w:rsidP="000A4AF5">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Increase externally funded research projects from government agencies, industries, and international organizations.</w:t>
      </w:r>
    </w:p>
    <w:p w14:paraId="28688CAE" w14:textId="77777777" w:rsidR="00056877" w:rsidRPr="00056877" w:rsidRDefault="00056877" w:rsidP="000A4AF5">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Encourage patent generation, technology transfer, licensing, and commercialization.</w:t>
      </w:r>
    </w:p>
    <w:p w14:paraId="4DE9A5E8" w14:textId="77777777" w:rsidR="00056877" w:rsidRPr="00056877" w:rsidRDefault="00056877" w:rsidP="000A4AF5">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Develop institute-wise research consultancy revenue targets and Key Performance Indicators (KPIs).</w:t>
      </w:r>
    </w:p>
    <w:p w14:paraId="178EA60D" w14:textId="77777777" w:rsidR="00056877" w:rsidRPr="00056877" w:rsidRDefault="00056877" w:rsidP="000A4AF5">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Support accreditation, NIRF, NAAC, QS, THE, and research ranking submissions through robust research performance data.</w:t>
      </w:r>
    </w:p>
    <w:p w14:paraId="5685025C" w14:textId="77777777" w:rsidR="00056877" w:rsidRPr="00056877" w:rsidRDefault="00056877" w:rsidP="000A4AF5">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Facilitate evidence-based policy decisions to strengthen the University's research and innovation ecosystem.</w:t>
      </w:r>
    </w:p>
    <w:p w14:paraId="47B861C2" w14:textId="77777777" w:rsidR="00056877" w:rsidRDefault="00056877" w:rsidP="00056877">
      <w:pPr>
        <w:pStyle w:val="Heading1"/>
      </w:pPr>
      <w:r>
        <w:t>3. Justification</w:t>
      </w:r>
    </w:p>
    <w:p w14:paraId="078B1D42" w14:textId="77777777" w:rsidR="00056877" w:rsidRDefault="00056877" w:rsidP="00056877">
      <w:pPr>
        <w:pStyle w:val="Heading3"/>
      </w:pPr>
      <w:r>
        <w:t>Research and Innovation Benefits</w:t>
      </w:r>
    </w:p>
    <w:p w14:paraId="7EEE0EEA"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Promotes translational and industry-oriented research.</w:t>
      </w:r>
    </w:p>
    <w:p w14:paraId="0DBF3214"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Strengthens collaborative R&amp;D and innovation.</w:t>
      </w:r>
    </w:p>
    <w:p w14:paraId="7AF0E189"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Encourages product development, prototype validation, and commercialization.</w:t>
      </w:r>
    </w:p>
    <w:p w14:paraId="06092E6C"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Enhances interdisciplinary research.</w:t>
      </w:r>
    </w:p>
    <w:p w14:paraId="29469D35" w14:textId="77777777" w:rsidR="00056877" w:rsidRDefault="00056877" w:rsidP="00056877">
      <w:pPr>
        <w:pStyle w:val="Heading3"/>
      </w:pPr>
      <w:r>
        <w:t>Institutional Benefits</w:t>
      </w:r>
    </w:p>
    <w:p w14:paraId="1509C808"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Improves research visibility and institutional reputation.</w:t>
      </w:r>
    </w:p>
    <w:p w14:paraId="334BA337"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Strengthens national and international collaborations.</w:t>
      </w:r>
    </w:p>
    <w:p w14:paraId="77C13351"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Supports Centres of Excellence and advanced research infrastructure.</w:t>
      </w:r>
    </w:p>
    <w:p w14:paraId="49DAAF6C"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Enhances research rankings and accreditation outcomes.</w:t>
      </w:r>
    </w:p>
    <w:p w14:paraId="6588ABF5" w14:textId="77777777" w:rsidR="00056877" w:rsidRDefault="00056877" w:rsidP="00056877">
      <w:pPr>
        <w:pStyle w:val="Heading3"/>
      </w:pPr>
      <w:r>
        <w:t>Financial Benefits</w:t>
      </w:r>
    </w:p>
    <w:p w14:paraId="4739BB28"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Increases sponsored research revenue.</w:t>
      </w:r>
    </w:p>
    <w:p w14:paraId="0CCDCF9E"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Expands contract R&amp;D and industrial research partnerships.</w:t>
      </w:r>
    </w:p>
    <w:p w14:paraId="4EA28AF5"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Generates revenue through patents, licensing, and technology commercialization.</w:t>
      </w:r>
    </w:p>
    <w:p w14:paraId="4CB9B970"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Improves utilization of institutional research facilities.</w:t>
      </w:r>
    </w:p>
    <w:p w14:paraId="0C0BCEC3" w14:textId="77777777" w:rsidR="00056877" w:rsidRDefault="00056877" w:rsidP="00056877">
      <w:pPr>
        <w:pStyle w:val="Heading3"/>
      </w:pPr>
      <w:r>
        <w:t>Alignment with National Priorities</w:t>
      </w:r>
    </w:p>
    <w:p w14:paraId="3C07D6D9"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National Education Policy (NEP 2020)</w:t>
      </w:r>
    </w:p>
    <w:p w14:paraId="13CA0BAA"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ANRF</w:t>
      </w:r>
    </w:p>
    <w:p w14:paraId="492E4183"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Startup India</w:t>
      </w:r>
    </w:p>
    <w:p w14:paraId="0E9426BE"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Make in India</w:t>
      </w:r>
    </w:p>
    <w:p w14:paraId="649F0CEE"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lastRenderedPageBreak/>
        <w:t>Atmanirbhar Bharat</w:t>
      </w:r>
    </w:p>
    <w:p w14:paraId="44BFF25C"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Viksit Bharat 2047</w:t>
      </w:r>
    </w:p>
    <w:p w14:paraId="12C17C7B"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Sustainable Development Goals (SDGs)</w:t>
      </w:r>
    </w:p>
    <w:p w14:paraId="23D131FC" w14:textId="77777777" w:rsidR="00056877" w:rsidRDefault="00056877" w:rsidP="00056877">
      <w:pPr>
        <w:pStyle w:val="Heading1"/>
      </w:pPr>
      <w:r>
        <w:t>4. Scope</w:t>
      </w:r>
    </w:p>
    <w:p w14:paraId="2B7745F9" w14:textId="77777777" w:rsidR="00056877" w:rsidRDefault="00056877" w:rsidP="00056877">
      <w:pPr>
        <w:pStyle w:val="isselectedend"/>
      </w:pPr>
      <w:r>
        <w:t>The monitoring system shall cover:</w:t>
      </w:r>
    </w:p>
    <w:p w14:paraId="19C4287E"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Sponsored Research Projects</w:t>
      </w:r>
    </w:p>
    <w:p w14:paraId="155224BF"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Contract Research</w:t>
      </w:r>
    </w:p>
    <w:p w14:paraId="0B5864FE"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Industry-funded R&amp;D</w:t>
      </w:r>
    </w:p>
    <w:p w14:paraId="59272130"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Collaborative Research Projects</w:t>
      </w:r>
    </w:p>
    <w:p w14:paraId="4D312220"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Prototype Development</w:t>
      </w:r>
    </w:p>
    <w:p w14:paraId="70F710D8"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Product Development and Validation</w:t>
      </w:r>
    </w:p>
    <w:p w14:paraId="514E2BE6"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Technology Transfer Projects</w:t>
      </w:r>
    </w:p>
    <w:p w14:paraId="3EF6F317"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Patent Licensing and Commercialization</w:t>
      </w:r>
    </w:p>
    <w:p w14:paraId="22D89FB6"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Centres of Excellence</w:t>
      </w:r>
    </w:p>
    <w:p w14:paraId="6B73C13C"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Research Laboratories</w:t>
      </w:r>
    </w:p>
    <w:p w14:paraId="52C91CDF"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Innovation and Incubation Projects</w:t>
      </w:r>
    </w:p>
    <w:p w14:paraId="08657D71"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International Collaborative Research</w:t>
      </w:r>
    </w:p>
    <w:p w14:paraId="388A1724"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Consultancy linked to research outcomes</w:t>
      </w:r>
    </w:p>
    <w:p w14:paraId="24A697AC" w14:textId="77777777" w:rsidR="00056877" w:rsidRDefault="00056877" w:rsidP="00056877">
      <w:pPr>
        <w:pStyle w:val="Heading1"/>
      </w:pPr>
      <w:r>
        <w:t>5. Proposed Data Collection Parameters</w:t>
      </w:r>
    </w:p>
    <w:p w14:paraId="261561ED" w14:textId="77777777" w:rsidR="00056877" w:rsidRDefault="00056877" w:rsidP="00056877">
      <w:pPr>
        <w:pStyle w:val="Heading2"/>
      </w:pPr>
      <w:r>
        <w:t>Project Details</w:t>
      </w:r>
    </w:p>
    <w:p w14:paraId="1D5A7CAB"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Research Consultancy Title</w:t>
      </w:r>
    </w:p>
    <w:p w14:paraId="336D6F1C"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Funding Agency/Industry Partner</w:t>
      </w:r>
    </w:p>
    <w:p w14:paraId="084C477D"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Principal Investigator</w:t>
      </w:r>
    </w:p>
    <w:p w14:paraId="715F305E"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Co-Investigators</w:t>
      </w:r>
    </w:p>
    <w:p w14:paraId="6BCF7B8F"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Institute/Department</w:t>
      </w:r>
    </w:p>
    <w:p w14:paraId="11C40F11"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Project Duration</w:t>
      </w:r>
    </w:p>
    <w:p w14:paraId="2982CB3B"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Technology Readiness Level (TRL)</w:t>
      </w:r>
    </w:p>
    <w:p w14:paraId="19BB57EC" w14:textId="77777777" w:rsidR="00056877" w:rsidRDefault="00056877" w:rsidP="00056877">
      <w:pPr>
        <w:pStyle w:val="Heading2"/>
      </w:pPr>
      <w:r>
        <w:t>Financial Details</w:t>
      </w:r>
    </w:p>
    <w:p w14:paraId="4328C922"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Total Project Cost</w:t>
      </w:r>
    </w:p>
    <w:p w14:paraId="0EB8F35F"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Research Consultancy Revenue</w:t>
      </w:r>
    </w:p>
    <w:p w14:paraId="685D4B11"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Sponsored Research Funding</w:t>
      </w:r>
    </w:p>
    <w:p w14:paraId="5E15B6EC"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Industry Contribution</w:t>
      </w:r>
    </w:p>
    <w:p w14:paraId="02175D38"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Technology Licensing Revenue</w:t>
      </w:r>
    </w:p>
    <w:p w14:paraId="555FECE2"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Patent Commercialization Revenue</w:t>
      </w:r>
    </w:p>
    <w:p w14:paraId="5C0F7524"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Consultancy Revenue Received</w:t>
      </w:r>
    </w:p>
    <w:p w14:paraId="580DCB28" w14:textId="77777777" w:rsidR="00056877" w:rsidRDefault="00056877" w:rsidP="00056877">
      <w:pPr>
        <w:pStyle w:val="Heading2"/>
      </w:pPr>
      <w:r>
        <w:lastRenderedPageBreak/>
        <w:t>Research Outputs</w:t>
      </w:r>
    </w:p>
    <w:p w14:paraId="243798A5"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Patents Filed/Granted</w:t>
      </w:r>
    </w:p>
    <w:p w14:paraId="03E7C6FD"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Technologies Developed</w:t>
      </w:r>
    </w:p>
    <w:p w14:paraId="6DC9919A"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Prototypes Developed</w:t>
      </w:r>
    </w:p>
    <w:p w14:paraId="68E3BBE7"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Products Commercialized</w:t>
      </w:r>
    </w:p>
    <w:p w14:paraId="03AC699C"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Research Publications</w:t>
      </w:r>
    </w:p>
    <w:p w14:paraId="085C2D3D"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Start-ups Created</w:t>
      </w:r>
    </w:p>
    <w:p w14:paraId="53402D0A"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MoUs Signed</w:t>
      </w:r>
    </w:p>
    <w:p w14:paraId="600CB518" w14:textId="77777777" w:rsidR="00056877" w:rsidRDefault="00056877" w:rsidP="00056877">
      <w:pPr>
        <w:pStyle w:val="Heading1"/>
      </w:pPr>
      <w:r>
        <w:t>6. Implementation Plan</w:t>
      </w:r>
    </w:p>
    <w:p w14:paraId="628C391A" w14:textId="77777777" w:rsidR="00056877" w:rsidRDefault="00056877" w:rsidP="00056877">
      <w:pPr>
        <w:pStyle w:val="Heading3"/>
      </w:pPr>
      <w:r>
        <w:t>Phase I</w:t>
      </w:r>
    </w:p>
    <w:p w14:paraId="38777D0D" w14:textId="77777777" w:rsidR="00056877" w:rsidRDefault="00056877" w:rsidP="00056877">
      <w:pPr>
        <w:pStyle w:val="isselectedend"/>
      </w:pPr>
      <w:r>
        <w:t>Research Consultancy Database Development</w:t>
      </w:r>
    </w:p>
    <w:p w14:paraId="5B05370F" w14:textId="77777777" w:rsidR="00056877" w:rsidRDefault="00056877" w:rsidP="00056877">
      <w:pPr>
        <w:pStyle w:val="Heading3"/>
      </w:pPr>
      <w:r>
        <w:t>Phase II</w:t>
      </w:r>
    </w:p>
    <w:p w14:paraId="721E2465" w14:textId="77777777" w:rsidR="00056877" w:rsidRDefault="00056877" w:rsidP="00056877">
      <w:pPr>
        <w:pStyle w:val="isselectedend"/>
      </w:pPr>
      <w:r>
        <w:t>Institute-wise Research Consultancy Mapping</w:t>
      </w:r>
    </w:p>
    <w:p w14:paraId="096730C1" w14:textId="77777777" w:rsidR="00056877" w:rsidRDefault="00056877" w:rsidP="00056877">
      <w:pPr>
        <w:pStyle w:val="Heading3"/>
      </w:pPr>
      <w:r>
        <w:t>Phase III</w:t>
      </w:r>
    </w:p>
    <w:p w14:paraId="56C60B8B" w14:textId="77777777" w:rsidR="00056877" w:rsidRDefault="00056877" w:rsidP="00056877">
      <w:pPr>
        <w:pStyle w:val="isselectedend"/>
      </w:pPr>
      <w:r>
        <w:t>Quarterly Revenue Monitoring and KPI Dashboard</w:t>
      </w:r>
    </w:p>
    <w:p w14:paraId="06B5AC84" w14:textId="77777777" w:rsidR="00056877" w:rsidRDefault="00056877" w:rsidP="00056877">
      <w:pPr>
        <w:pStyle w:val="Heading3"/>
      </w:pPr>
      <w:r>
        <w:t>Phase IV</w:t>
      </w:r>
    </w:p>
    <w:p w14:paraId="02A7EF57" w14:textId="77777777" w:rsidR="00056877" w:rsidRDefault="00056877" w:rsidP="00056877">
      <w:pPr>
        <w:pStyle w:val="isselectedend"/>
      </w:pPr>
      <w:r>
        <w:t>Annual Research Consultancy Performance Review</w:t>
      </w:r>
    </w:p>
    <w:p w14:paraId="7F959699" w14:textId="77777777" w:rsidR="00056877" w:rsidRDefault="00056877" w:rsidP="00056877">
      <w:pPr>
        <w:pStyle w:val="Heading3"/>
      </w:pPr>
      <w:r>
        <w:t>Phase V</w:t>
      </w:r>
    </w:p>
    <w:p w14:paraId="28BF5C0E" w14:textId="77777777" w:rsidR="00056877" w:rsidRDefault="00056877" w:rsidP="00056877">
      <w:pPr>
        <w:pStyle w:val="isselectedend"/>
      </w:pPr>
      <w:r>
        <w:t>Research Consultancy Awards and Incentive Mechanism</w:t>
      </w:r>
    </w:p>
    <w:p w14:paraId="503B41DA" w14:textId="77777777" w:rsidR="00056877" w:rsidRDefault="00056877" w:rsidP="00056877">
      <w:pPr>
        <w:pStyle w:val="Heading1"/>
      </w:pPr>
      <w:r>
        <w:t>8. Expected Outcomes</w:t>
      </w:r>
    </w:p>
    <w:p w14:paraId="0C5A2DF4"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Institute-wise Research Consultancy Dashboard.</w:t>
      </w:r>
    </w:p>
    <w:p w14:paraId="7AA19060"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Significant increase in sponsored research funding.</w:t>
      </w:r>
    </w:p>
    <w:p w14:paraId="232CAF8F"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Enhanced industry-academia collaboration.</w:t>
      </w:r>
    </w:p>
    <w:p w14:paraId="0457BE05"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Increased technology transfer and commercialization.</w:t>
      </w:r>
    </w:p>
    <w:p w14:paraId="35217AB7"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Growth in patents, licensing, and intellectual property.</w:t>
      </w:r>
    </w:p>
    <w:p w14:paraId="606DA176"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Improved utilization of Centres of Excellence.</w:t>
      </w:r>
    </w:p>
    <w:p w14:paraId="68D803AE"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Higher research consultancy revenue across all institutes.</w:t>
      </w:r>
    </w:p>
    <w:p w14:paraId="421225EB"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Enhanced national and international research rankings.</w:t>
      </w:r>
    </w:p>
    <w:p w14:paraId="4D457DF0"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Sustainable research-driven revenue generation ecosystem.</w:t>
      </w:r>
    </w:p>
    <w:p w14:paraId="7DFD4AA8" w14:textId="77777777" w:rsidR="00056877" w:rsidRDefault="00056877" w:rsidP="00056877">
      <w:pPr>
        <w:pStyle w:val="Heading1"/>
      </w:pPr>
      <w:r>
        <w:lastRenderedPageBreak/>
        <w:t>9. Key Performance Indicators (KPIs)</w:t>
      </w:r>
    </w:p>
    <w:p w14:paraId="79261380"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Annual Research Consultancy Revenue</w:t>
      </w:r>
    </w:p>
    <w:p w14:paraId="44C71B19"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Sponsored Research Funding</w:t>
      </w:r>
    </w:p>
    <w:p w14:paraId="256762D4"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Contract R&amp;D Projects</w:t>
      </w:r>
    </w:p>
    <w:p w14:paraId="0A472334"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Industry Collaborations</w:t>
      </w:r>
    </w:p>
    <w:p w14:paraId="661E409B"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Government-funded Research Projects</w:t>
      </w:r>
    </w:p>
    <w:p w14:paraId="31A1556C"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Patents Filed and Commercialized</w:t>
      </w:r>
    </w:p>
    <w:p w14:paraId="1556E548"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Technologies Licensed</w:t>
      </w:r>
    </w:p>
    <w:p w14:paraId="41A6B4DA"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Prototype Development Projects</w:t>
      </w:r>
    </w:p>
    <w:p w14:paraId="3374E3CA"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Products Commercialized</w:t>
      </w:r>
    </w:p>
    <w:p w14:paraId="265398FF"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Start-ups Incubated</w:t>
      </w:r>
    </w:p>
    <w:p w14:paraId="70213597"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Technology Transfer Agreements</w:t>
      </w:r>
    </w:p>
    <w:p w14:paraId="4511E295" w14:textId="77777777" w:rsidR="00056877" w:rsidRPr="00056877" w:rsidRDefault="00056877" w:rsidP="000A4A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56877">
        <w:rPr>
          <w:rFonts w:ascii="Times New Roman" w:eastAsia="Times New Roman" w:hAnsi="Times New Roman" w:cs="Times New Roman"/>
          <w:sz w:val="24"/>
          <w:szCs w:val="24"/>
        </w:rPr>
        <w:t>International Collaborative Projects</w:t>
      </w:r>
    </w:p>
    <w:p w14:paraId="5A2E4A5D" w14:textId="77777777" w:rsidR="00E20836" w:rsidRDefault="00E20836" w:rsidP="00E20836">
      <w:pPr>
        <w:pStyle w:val="Heading2"/>
      </w:pPr>
      <w:r>
        <w:t>10. Budget Requirement</w:t>
      </w:r>
    </w:p>
    <w:p w14:paraId="3CE7C2A1" w14:textId="77777777" w:rsidR="00E20836" w:rsidRDefault="00E20836" w:rsidP="00613708">
      <w:pPr>
        <w:pStyle w:val="NormalWeb"/>
        <w:jc w:val="both"/>
      </w:pPr>
      <w:r>
        <w:t>The proposal may be implemented utilizing existing institutional resources. If required, minimal budgetary provisions may be made for:</w:t>
      </w:r>
    </w:p>
    <w:p w14:paraId="22226319" w14:textId="77777777" w:rsidR="00E20836" w:rsidRDefault="00E20836" w:rsidP="000A4AF5">
      <w:pPr>
        <w:pStyle w:val="NormalWeb"/>
        <w:numPr>
          <w:ilvl w:val="0"/>
          <w:numId w:val="18"/>
        </w:numPr>
      </w:pPr>
      <w:r>
        <w:t>Database development and maintenance.</w:t>
      </w:r>
    </w:p>
    <w:p w14:paraId="1C4069EF" w14:textId="77777777" w:rsidR="00E20836" w:rsidRDefault="00E20836" w:rsidP="000A4AF5">
      <w:pPr>
        <w:pStyle w:val="NormalWeb"/>
        <w:numPr>
          <w:ilvl w:val="0"/>
          <w:numId w:val="18"/>
        </w:numPr>
      </w:pPr>
      <w:r>
        <w:t>Data management support.</w:t>
      </w:r>
    </w:p>
    <w:p w14:paraId="6E2CC3F9" w14:textId="77777777" w:rsidR="00E20836" w:rsidRDefault="00E20836" w:rsidP="000A4AF5">
      <w:pPr>
        <w:pStyle w:val="NormalWeb"/>
        <w:numPr>
          <w:ilvl w:val="0"/>
          <w:numId w:val="18"/>
        </w:numPr>
      </w:pPr>
      <w:r>
        <w:t>Training and awareness programs.</w:t>
      </w:r>
    </w:p>
    <w:p w14:paraId="4667129B" w14:textId="77777777" w:rsidR="00E20836" w:rsidRDefault="00E20836" w:rsidP="000A4AF5">
      <w:pPr>
        <w:pStyle w:val="NormalWeb"/>
        <w:numPr>
          <w:ilvl w:val="0"/>
          <w:numId w:val="18"/>
        </w:numPr>
      </w:pPr>
      <w:r>
        <w:t>Reporting and documentation activities.</w:t>
      </w:r>
    </w:p>
    <w:p w14:paraId="7B41948E" w14:textId="77777777" w:rsidR="00E20836" w:rsidRDefault="00E20836" w:rsidP="00E20836">
      <w:pPr>
        <w:pStyle w:val="Heading2"/>
      </w:pPr>
      <w:r>
        <w:t>11. Conclusion</w:t>
      </w:r>
    </w:p>
    <w:p w14:paraId="1DECFA08" w14:textId="77777777" w:rsidR="00E20836" w:rsidRDefault="00E20836" w:rsidP="00613708">
      <w:pPr>
        <w:pStyle w:val="NormalWeb"/>
        <w:jc w:val="both"/>
      </w:pPr>
      <w:r>
        <w:t xml:space="preserve">The establishment of an Institute-wise </w:t>
      </w:r>
      <w:r w:rsidR="00376BB0">
        <w:t xml:space="preserve">Research </w:t>
      </w:r>
      <w:r>
        <w:t>Consultancy Revenue Monitoring System will strengthen the University's research and innovation ecosystem, promote industry engagement, support institutional rankings and accreditation, and contribute significantly to revenue generation and societal impact. Approval is therefore requested for implementation of the proposed framework across all constituent institutes of the University.</w:t>
      </w:r>
    </w:p>
    <w:p w14:paraId="2740D4DB" w14:textId="77777777" w:rsidR="00E20836" w:rsidRDefault="00E20836" w:rsidP="00E20836">
      <w:pPr>
        <w:pStyle w:val="NormalWeb"/>
      </w:pPr>
      <w:r>
        <w:rPr>
          <w:rStyle w:val="Strong"/>
        </w:rPr>
        <w:t>Submitted for Approval</w:t>
      </w:r>
    </w:p>
    <w:p w14:paraId="7D32A820" w14:textId="77777777" w:rsidR="00215AC2" w:rsidRDefault="00215AC2" w:rsidP="00215AC2">
      <w:pPr>
        <w:spacing w:after="0" w:line="240" w:lineRule="auto"/>
        <w:rPr>
          <w:rFonts w:ascii="Times New Roman" w:eastAsia="Times New Roman" w:hAnsi="Times New Roman" w:cs="Times New Roman"/>
          <w:b/>
          <w:bCs/>
          <w:sz w:val="24"/>
          <w:szCs w:val="24"/>
        </w:rPr>
      </w:pPr>
      <w:r w:rsidRPr="00C97093">
        <w:rPr>
          <w:rFonts w:ascii="Times New Roman" w:eastAsia="Times New Roman" w:hAnsi="Times New Roman" w:cs="Times New Roman"/>
          <w:b/>
          <w:bCs/>
          <w:sz w:val="24"/>
          <w:szCs w:val="24"/>
        </w:rPr>
        <w:t>Submitted for kind consideration and in-principle approval.</w:t>
      </w:r>
    </w:p>
    <w:p w14:paraId="1B68DA46" w14:textId="405BCC79" w:rsidR="00215AC2" w:rsidRDefault="00215AC2" w:rsidP="00215AC2">
      <w:pPr>
        <w:spacing w:after="0" w:line="240" w:lineRule="auto"/>
        <w:rPr>
          <w:rFonts w:ascii="Times New Roman" w:eastAsia="Times New Roman" w:hAnsi="Times New Roman" w:cs="Times New Roman"/>
          <w:sz w:val="24"/>
          <w:szCs w:val="24"/>
        </w:rPr>
      </w:pPr>
      <w:r w:rsidRPr="00C97093">
        <w:rPr>
          <w:rFonts w:ascii="Times New Roman" w:eastAsia="Times New Roman" w:hAnsi="Times New Roman" w:cs="Times New Roman"/>
          <w:sz w:val="24"/>
          <w:szCs w:val="24"/>
        </w:rPr>
        <w:br/>
      </w:r>
      <w:r w:rsidRPr="004745CA">
        <w:rPr>
          <w:rFonts w:ascii="Times New Roman" w:eastAsia="Times New Roman" w:hAnsi="Times New Roman" w:cs="Times New Roman"/>
          <w:sz w:val="24"/>
          <w:szCs w:val="24"/>
        </w:rPr>
        <w:t>Dr.</w:t>
      </w:r>
      <w:ins w:id="1" w:author="Ajay Gupta" w:date="2026-07-02T15:33:00Z" w16du:dateUtc="2026-07-02T10:03:00Z">
        <w:r w:rsidR="0073588C">
          <w:rPr>
            <w:rFonts w:ascii="Times New Roman" w:eastAsia="Times New Roman" w:hAnsi="Times New Roman" w:cs="Times New Roman"/>
            <w:sz w:val="24"/>
            <w:szCs w:val="24"/>
          </w:rPr>
          <w:t xml:space="preserve"> </w:t>
        </w:r>
      </w:ins>
      <w:r w:rsidRPr="004745CA">
        <w:rPr>
          <w:rFonts w:ascii="Times New Roman" w:eastAsia="Times New Roman" w:hAnsi="Times New Roman" w:cs="Times New Roman"/>
          <w:sz w:val="24"/>
          <w:szCs w:val="24"/>
        </w:rPr>
        <w:t>Ajay Kumar Gupta</w:t>
      </w:r>
    </w:p>
    <w:p w14:paraId="208A72A5" w14:textId="77777777" w:rsidR="00215AC2" w:rsidRPr="004745CA" w:rsidRDefault="00215AC2" w:rsidP="00215AC2">
      <w:pPr>
        <w:spacing w:after="0" w:line="240" w:lineRule="auto"/>
        <w:outlineLvl w:val="2"/>
        <w:rPr>
          <w:rFonts w:ascii="Times New Roman" w:eastAsia="Times New Roman" w:hAnsi="Times New Roman" w:cs="Times New Roman"/>
          <w:sz w:val="24"/>
          <w:szCs w:val="24"/>
        </w:rPr>
      </w:pPr>
      <w:r w:rsidRPr="004745CA">
        <w:rPr>
          <w:rFonts w:ascii="Times New Roman" w:eastAsia="Times New Roman" w:hAnsi="Times New Roman" w:cs="Times New Roman"/>
          <w:sz w:val="24"/>
          <w:szCs w:val="24"/>
        </w:rPr>
        <w:t>Director-</w:t>
      </w:r>
      <w:r>
        <w:rPr>
          <w:rFonts w:ascii="Times New Roman" w:eastAsia="Times New Roman" w:hAnsi="Times New Roman" w:cs="Times New Roman"/>
          <w:sz w:val="24"/>
          <w:szCs w:val="24"/>
        </w:rPr>
        <w:t xml:space="preserve"> </w:t>
      </w:r>
      <w:r w:rsidRPr="004745CA">
        <w:rPr>
          <w:rFonts w:ascii="Times New Roman" w:eastAsia="Times New Roman" w:hAnsi="Times New Roman" w:cs="Times New Roman"/>
          <w:sz w:val="24"/>
          <w:szCs w:val="24"/>
        </w:rPr>
        <w:t>CARS (Centre for Advanced Research Studies)</w:t>
      </w:r>
    </w:p>
    <w:p w14:paraId="7A5CD4CB" w14:textId="77777777" w:rsidR="00215AC2" w:rsidRPr="004745CA" w:rsidRDefault="00215AC2" w:rsidP="00215AC2">
      <w:pPr>
        <w:spacing w:before="100" w:beforeAutospacing="1" w:after="100" w:afterAutospacing="1" w:line="240" w:lineRule="auto"/>
        <w:outlineLvl w:val="2"/>
        <w:rPr>
          <w:rFonts w:ascii="Times New Roman" w:eastAsia="Times New Roman" w:hAnsi="Times New Roman" w:cs="Times New Roman"/>
          <w:sz w:val="24"/>
          <w:szCs w:val="24"/>
        </w:rPr>
      </w:pPr>
      <w:r w:rsidRPr="004745CA">
        <w:rPr>
          <w:rFonts w:ascii="Times New Roman" w:eastAsia="Times New Roman" w:hAnsi="Times New Roman" w:cs="Times New Roman"/>
          <w:sz w:val="24"/>
          <w:szCs w:val="24"/>
        </w:rPr>
        <w:t>Dr</w:t>
      </w:r>
      <w:r w:rsidR="007A23C7">
        <w:rPr>
          <w:rFonts w:ascii="Times New Roman" w:eastAsia="Times New Roman" w:hAnsi="Times New Roman" w:cs="Times New Roman"/>
          <w:sz w:val="24"/>
          <w:szCs w:val="24"/>
        </w:rPr>
        <w:t>. Heena Patel</w:t>
      </w:r>
      <w:r w:rsidR="007A23C7">
        <w:rPr>
          <w:rFonts w:ascii="Times New Roman" w:eastAsia="Times New Roman" w:hAnsi="Times New Roman" w:cs="Times New Roman"/>
          <w:sz w:val="24"/>
          <w:szCs w:val="24"/>
        </w:rPr>
        <w:br/>
        <w:t xml:space="preserve">Deputy Director- </w:t>
      </w:r>
      <w:r w:rsidRPr="004745CA">
        <w:rPr>
          <w:rFonts w:ascii="Times New Roman" w:eastAsia="Times New Roman" w:hAnsi="Times New Roman" w:cs="Times New Roman"/>
          <w:sz w:val="24"/>
          <w:szCs w:val="24"/>
        </w:rPr>
        <w:t>CARS (Centre for Advanced Research Studies)</w:t>
      </w:r>
    </w:p>
    <w:p w14:paraId="565C5A11" w14:textId="77777777" w:rsidR="00537700" w:rsidRDefault="00215AC2" w:rsidP="0005687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 </w:t>
      </w:r>
    </w:p>
    <w:p w14:paraId="2FF834CA" w14:textId="77777777" w:rsidR="000A4AF5" w:rsidRPr="0016230C" w:rsidRDefault="000A4AF5" w:rsidP="000A4AF5">
      <w:pPr>
        <w:spacing w:before="100" w:beforeAutospacing="1" w:after="100" w:afterAutospacing="1" w:line="240" w:lineRule="auto"/>
        <w:rPr>
          <w:rFonts w:ascii="Times New Roman" w:eastAsia="Times New Roman" w:hAnsi="Times New Roman" w:cs="Times New Roman"/>
          <w:sz w:val="24"/>
          <w:szCs w:val="24"/>
        </w:rPr>
      </w:pPr>
    </w:p>
    <w:p w14:paraId="600DF176" w14:textId="77777777" w:rsidR="000A4AF5" w:rsidRDefault="000A4AF5" w:rsidP="000A4AF5">
      <w:pPr>
        <w:spacing w:before="100" w:beforeAutospacing="1" w:after="100" w:afterAutospacing="1" w:line="240" w:lineRule="auto"/>
        <w:jc w:val="both"/>
        <w:outlineLvl w:val="1"/>
        <w:rPr>
          <w:rFonts w:ascii="Times New Roman" w:eastAsia="Times New Roman" w:hAnsi="Times New Roman" w:cs="Times New Roman"/>
          <w:b/>
          <w:bCs/>
          <w:kern w:val="36"/>
          <w:sz w:val="48"/>
          <w:szCs w:val="48"/>
        </w:rPr>
      </w:pPr>
      <w:r w:rsidRPr="007F4259">
        <w:rPr>
          <w:rFonts w:ascii="Times New Roman" w:eastAsia="Times New Roman" w:hAnsi="Times New Roman" w:cs="Times New Roman"/>
          <w:b/>
          <w:bCs/>
          <w:kern w:val="36"/>
          <w:sz w:val="48"/>
          <w:szCs w:val="48"/>
        </w:rPr>
        <w:t>Research Consultancy Revenue Enhancement Strategy and Institute-wise Action Plan (2026–2030)</w:t>
      </w:r>
    </w:p>
    <w:p w14:paraId="11F53208" w14:textId="77777777" w:rsidR="000A4AF5" w:rsidRDefault="000A4AF5" w:rsidP="000A4AF5">
      <w:pPr>
        <w:pStyle w:val="Heading2"/>
      </w:pPr>
      <w:r>
        <w:t>Strategic Framework for Increasing Research Consultancy Revenue</w:t>
      </w:r>
    </w:p>
    <w:p w14:paraId="068D218B" w14:textId="77777777" w:rsidR="000A4AF5" w:rsidRDefault="000A4AF5" w:rsidP="000A4AF5">
      <w:pPr>
        <w:pStyle w:val="isselectedend"/>
        <w:jc w:val="both"/>
      </w:pPr>
      <w:r>
        <w:t xml:space="preserve">To establish GANPAT University as a nationally recognized research and innovation partner, each institute should develop a </w:t>
      </w:r>
      <w:r>
        <w:rPr>
          <w:rStyle w:val="Strong"/>
        </w:rPr>
        <w:t>Research Consultancy Portfolio</w:t>
      </w:r>
      <w:r>
        <w:t xml:space="preserve"> aligned with national research priorities, industry challenges, and government funding opportunities.</w:t>
      </w:r>
    </w:p>
    <w:p w14:paraId="6F4C93A8" w14:textId="77777777" w:rsidR="000A4AF5" w:rsidRDefault="000A4AF5" w:rsidP="000A4AF5">
      <w:pPr>
        <w:pStyle w:val="Heading3"/>
      </w:pPr>
      <w:r>
        <w:t>Key Institutional Strategies</w:t>
      </w:r>
    </w:p>
    <w:p w14:paraId="67C97CC7" w14:textId="77777777" w:rsidR="000A4AF5" w:rsidRDefault="000A4AF5" w:rsidP="000A4AF5">
      <w:pPr>
        <w:pStyle w:val="isselectedend"/>
      </w:pPr>
      <w:r>
        <w:rPr>
          <w:rStyle w:val="Strong"/>
        </w:rPr>
        <w:t>1. Establish Institute Research Consultancy &amp; Innovation Cells</w:t>
      </w:r>
      <w:r>
        <w:br/>
        <w:t>Each institute shall establish a Research Consultancy Cell responsible for:</w:t>
      </w:r>
    </w:p>
    <w:p w14:paraId="37C4DC19" w14:textId="77777777" w:rsidR="000A4AF5" w:rsidRPr="00CD7A43" w:rsidRDefault="000A4AF5" w:rsidP="000A4AF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D7A43">
        <w:rPr>
          <w:rFonts w:ascii="Times New Roman" w:eastAsia="Times New Roman" w:hAnsi="Times New Roman" w:cs="Times New Roman"/>
          <w:sz w:val="24"/>
          <w:szCs w:val="24"/>
        </w:rPr>
        <w:t>Identifying industry research problems.</w:t>
      </w:r>
    </w:p>
    <w:p w14:paraId="163C83F3" w14:textId="77777777" w:rsidR="000A4AF5" w:rsidRPr="00CD7A43" w:rsidRDefault="000A4AF5" w:rsidP="000A4AF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D7A43">
        <w:rPr>
          <w:rFonts w:ascii="Times New Roman" w:eastAsia="Times New Roman" w:hAnsi="Times New Roman" w:cs="Times New Roman"/>
          <w:sz w:val="24"/>
          <w:szCs w:val="24"/>
        </w:rPr>
        <w:t>Developing sponsored research proposals.</w:t>
      </w:r>
    </w:p>
    <w:p w14:paraId="2A9EC517" w14:textId="77777777" w:rsidR="000A4AF5" w:rsidRPr="00CD7A43" w:rsidRDefault="000A4AF5" w:rsidP="000A4AF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D7A43">
        <w:rPr>
          <w:rFonts w:ascii="Times New Roman" w:eastAsia="Times New Roman" w:hAnsi="Times New Roman" w:cs="Times New Roman"/>
          <w:sz w:val="24"/>
          <w:szCs w:val="24"/>
        </w:rPr>
        <w:t>Facilitating industry and government collaborations.</w:t>
      </w:r>
    </w:p>
    <w:p w14:paraId="27FBC598" w14:textId="77777777" w:rsidR="000A4AF5" w:rsidRPr="00CD7A43" w:rsidRDefault="000A4AF5" w:rsidP="000A4AF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D7A43">
        <w:rPr>
          <w:rFonts w:ascii="Times New Roman" w:eastAsia="Times New Roman" w:hAnsi="Times New Roman" w:cs="Times New Roman"/>
          <w:sz w:val="24"/>
          <w:szCs w:val="24"/>
        </w:rPr>
        <w:t>Promoting interdisciplinary research.</w:t>
      </w:r>
    </w:p>
    <w:p w14:paraId="00D82194" w14:textId="77777777" w:rsidR="000A4AF5" w:rsidRPr="00CD7A43" w:rsidRDefault="000A4AF5" w:rsidP="000A4AF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D7A43">
        <w:rPr>
          <w:rFonts w:ascii="Times New Roman" w:eastAsia="Times New Roman" w:hAnsi="Times New Roman" w:cs="Times New Roman"/>
          <w:sz w:val="24"/>
          <w:szCs w:val="24"/>
        </w:rPr>
        <w:t>Monitoring research consultancy revenue.</w:t>
      </w:r>
    </w:p>
    <w:p w14:paraId="7E8CD792" w14:textId="77777777" w:rsidR="000A4AF5" w:rsidRDefault="000A4AF5" w:rsidP="000A4AF5">
      <w:pPr>
        <w:pStyle w:val="isselectedend"/>
      </w:pPr>
      <w:r>
        <w:rPr>
          <w:rStyle w:val="Strong"/>
        </w:rPr>
        <w:t>2. Develop Research Expertise &amp; Infrastructure Directory</w:t>
      </w:r>
      <w:r>
        <w:br/>
        <w:t>Create a university-wide digital repository including:</w:t>
      </w:r>
    </w:p>
    <w:p w14:paraId="7C36EDB4" w14:textId="77777777" w:rsidR="000A4AF5" w:rsidRPr="00CD7A43" w:rsidRDefault="000A4AF5" w:rsidP="000A4AF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D7A43">
        <w:rPr>
          <w:rFonts w:ascii="Times New Roman" w:eastAsia="Times New Roman" w:hAnsi="Times New Roman" w:cs="Times New Roman"/>
          <w:sz w:val="24"/>
          <w:szCs w:val="24"/>
        </w:rPr>
        <w:t>Faculty research expertise</w:t>
      </w:r>
    </w:p>
    <w:p w14:paraId="624A0CE6" w14:textId="77777777" w:rsidR="000A4AF5" w:rsidRPr="00CD7A43" w:rsidRDefault="000A4AF5" w:rsidP="000A4AF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D7A43">
        <w:rPr>
          <w:rFonts w:ascii="Times New Roman" w:eastAsia="Times New Roman" w:hAnsi="Times New Roman" w:cs="Times New Roman"/>
          <w:sz w:val="24"/>
          <w:szCs w:val="24"/>
        </w:rPr>
        <w:t>Centres of Excellence</w:t>
      </w:r>
    </w:p>
    <w:p w14:paraId="4DDDACCB" w14:textId="77777777" w:rsidR="000A4AF5" w:rsidRPr="00CD7A43" w:rsidRDefault="000A4AF5" w:rsidP="000A4AF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D7A43">
        <w:rPr>
          <w:rFonts w:ascii="Times New Roman" w:eastAsia="Times New Roman" w:hAnsi="Times New Roman" w:cs="Times New Roman"/>
          <w:sz w:val="24"/>
          <w:szCs w:val="24"/>
        </w:rPr>
        <w:t>Advanced laboratory facilities</w:t>
      </w:r>
    </w:p>
    <w:p w14:paraId="4C3ACE66" w14:textId="77777777" w:rsidR="000A4AF5" w:rsidRPr="00CD7A43" w:rsidRDefault="000A4AF5" w:rsidP="000A4AF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D7A43">
        <w:rPr>
          <w:rFonts w:ascii="Times New Roman" w:eastAsia="Times New Roman" w:hAnsi="Times New Roman" w:cs="Times New Roman"/>
          <w:sz w:val="24"/>
          <w:szCs w:val="24"/>
        </w:rPr>
        <w:t>Specialized research equipment</w:t>
      </w:r>
    </w:p>
    <w:p w14:paraId="070CF30E" w14:textId="77777777" w:rsidR="000A4AF5" w:rsidRPr="00CD7A43" w:rsidRDefault="000A4AF5" w:rsidP="000A4AF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D7A43">
        <w:rPr>
          <w:rFonts w:ascii="Times New Roman" w:eastAsia="Times New Roman" w:hAnsi="Times New Roman" w:cs="Times New Roman"/>
          <w:sz w:val="24"/>
          <w:szCs w:val="24"/>
        </w:rPr>
        <w:t>Patents, technologies and publications</w:t>
      </w:r>
    </w:p>
    <w:p w14:paraId="16D504F4" w14:textId="77777777" w:rsidR="000A4AF5" w:rsidRPr="00CD7A43" w:rsidRDefault="000A4AF5" w:rsidP="000A4AF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D7A43">
        <w:rPr>
          <w:rFonts w:ascii="Times New Roman" w:eastAsia="Times New Roman" w:hAnsi="Times New Roman" w:cs="Times New Roman"/>
          <w:sz w:val="24"/>
          <w:szCs w:val="24"/>
        </w:rPr>
        <w:t>Technology Readiness Levels (TRLs)</w:t>
      </w:r>
    </w:p>
    <w:p w14:paraId="052BC635" w14:textId="77777777" w:rsidR="000A4AF5" w:rsidRDefault="000A4AF5" w:rsidP="000A4AF5">
      <w:pPr>
        <w:pStyle w:val="isselectedend"/>
      </w:pPr>
      <w:r>
        <w:rPr>
          <w:rStyle w:val="Strong"/>
        </w:rPr>
        <w:t>3. Research Consultancy Incentive Policy</w:t>
      </w:r>
      <w:r>
        <w:br/>
        <w:t>Introduce incentives for:</w:t>
      </w:r>
    </w:p>
    <w:p w14:paraId="7B5F9041" w14:textId="77777777" w:rsidR="000A4AF5" w:rsidRPr="00CD7A43" w:rsidRDefault="000A4AF5" w:rsidP="000A4AF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D7A43">
        <w:rPr>
          <w:rFonts w:ascii="Times New Roman" w:eastAsia="Times New Roman" w:hAnsi="Times New Roman" w:cs="Times New Roman"/>
          <w:sz w:val="24"/>
          <w:szCs w:val="24"/>
        </w:rPr>
        <w:t>Sponsored research projects</w:t>
      </w:r>
    </w:p>
    <w:p w14:paraId="1C2E05E0" w14:textId="77777777" w:rsidR="000A4AF5" w:rsidRPr="00CD7A43" w:rsidRDefault="000A4AF5" w:rsidP="000A4AF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D7A43">
        <w:rPr>
          <w:rFonts w:ascii="Times New Roman" w:eastAsia="Times New Roman" w:hAnsi="Times New Roman" w:cs="Times New Roman"/>
          <w:sz w:val="24"/>
          <w:szCs w:val="24"/>
        </w:rPr>
        <w:t>Industry-funded R&amp;D</w:t>
      </w:r>
    </w:p>
    <w:p w14:paraId="2CA42A62" w14:textId="77777777" w:rsidR="000A4AF5" w:rsidRPr="00CD7A43" w:rsidRDefault="000A4AF5" w:rsidP="000A4AF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D7A43">
        <w:rPr>
          <w:rFonts w:ascii="Times New Roman" w:eastAsia="Times New Roman" w:hAnsi="Times New Roman" w:cs="Times New Roman"/>
          <w:sz w:val="24"/>
          <w:szCs w:val="24"/>
        </w:rPr>
        <w:t>Technology transfer</w:t>
      </w:r>
    </w:p>
    <w:p w14:paraId="30FABA6F" w14:textId="77777777" w:rsidR="000A4AF5" w:rsidRPr="00CD7A43" w:rsidRDefault="000A4AF5" w:rsidP="000A4AF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D7A43">
        <w:rPr>
          <w:rFonts w:ascii="Times New Roman" w:eastAsia="Times New Roman" w:hAnsi="Times New Roman" w:cs="Times New Roman"/>
          <w:sz w:val="24"/>
          <w:szCs w:val="24"/>
        </w:rPr>
        <w:t>Patent commercialization</w:t>
      </w:r>
    </w:p>
    <w:p w14:paraId="1DCEFD15" w14:textId="77777777" w:rsidR="000A4AF5" w:rsidRPr="00CD7A43" w:rsidRDefault="000A4AF5" w:rsidP="000A4AF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D7A43">
        <w:rPr>
          <w:rFonts w:ascii="Times New Roman" w:eastAsia="Times New Roman" w:hAnsi="Times New Roman" w:cs="Times New Roman"/>
          <w:sz w:val="24"/>
          <w:szCs w:val="24"/>
        </w:rPr>
        <w:t>Research consultancy awards</w:t>
      </w:r>
    </w:p>
    <w:p w14:paraId="28CFD06B" w14:textId="77777777" w:rsidR="000A4AF5" w:rsidRPr="00CD7A43" w:rsidRDefault="000A4AF5" w:rsidP="000A4AF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D7A43">
        <w:rPr>
          <w:rFonts w:ascii="Times New Roman" w:eastAsia="Times New Roman" w:hAnsi="Times New Roman" w:cs="Times New Roman"/>
          <w:sz w:val="24"/>
          <w:szCs w:val="24"/>
        </w:rPr>
        <w:lastRenderedPageBreak/>
        <w:t>Performance-based revenue sharing</w:t>
      </w:r>
    </w:p>
    <w:p w14:paraId="477B5EC7" w14:textId="77777777" w:rsidR="000A4AF5" w:rsidRDefault="000A4AF5" w:rsidP="000A4AF5">
      <w:pPr>
        <w:pStyle w:val="isselectedend"/>
      </w:pPr>
      <w:r>
        <w:rPr>
          <w:rStyle w:val="Strong"/>
        </w:rPr>
        <w:t>4. Industry &amp; Government Research Outreach</w:t>
      </w:r>
    </w:p>
    <w:p w14:paraId="62EFE430" w14:textId="77777777" w:rsidR="000A4AF5" w:rsidRPr="00CD7A43" w:rsidRDefault="000A4AF5" w:rsidP="000A4AF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D7A43">
        <w:rPr>
          <w:rFonts w:ascii="Times New Roman" w:eastAsia="Times New Roman" w:hAnsi="Times New Roman" w:cs="Times New Roman"/>
          <w:sz w:val="24"/>
          <w:szCs w:val="24"/>
        </w:rPr>
        <w:t>Industry Research Conclave</w:t>
      </w:r>
    </w:p>
    <w:p w14:paraId="2811F4DC" w14:textId="77777777" w:rsidR="000A4AF5" w:rsidRPr="00CD7A43" w:rsidRDefault="000A4AF5" w:rsidP="000A4AF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D7A43">
        <w:rPr>
          <w:rFonts w:ascii="Times New Roman" w:eastAsia="Times New Roman" w:hAnsi="Times New Roman" w:cs="Times New Roman"/>
          <w:sz w:val="24"/>
          <w:szCs w:val="24"/>
        </w:rPr>
        <w:t>Technology Showcase</w:t>
      </w:r>
    </w:p>
    <w:p w14:paraId="53EB5338" w14:textId="77777777" w:rsidR="000A4AF5" w:rsidRPr="00CD7A43" w:rsidRDefault="000A4AF5" w:rsidP="000A4AF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D7A43">
        <w:rPr>
          <w:rFonts w:ascii="Times New Roman" w:eastAsia="Times New Roman" w:hAnsi="Times New Roman" w:cs="Times New Roman"/>
          <w:sz w:val="24"/>
          <w:szCs w:val="24"/>
        </w:rPr>
        <w:t>Innovation Partnership Meet</w:t>
      </w:r>
    </w:p>
    <w:p w14:paraId="05E46723" w14:textId="77777777" w:rsidR="000A4AF5" w:rsidRPr="00CD7A43" w:rsidRDefault="000A4AF5" w:rsidP="000A4AF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D7A43">
        <w:rPr>
          <w:rFonts w:ascii="Times New Roman" w:eastAsia="Times New Roman" w:hAnsi="Times New Roman" w:cs="Times New Roman"/>
          <w:sz w:val="24"/>
          <w:szCs w:val="24"/>
        </w:rPr>
        <w:t>Research Problem Identification Workshops</w:t>
      </w:r>
    </w:p>
    <w:p w14:paraId="26554A63" w14:textId="77777777" w:rsidR="000A4AF5" w:rsidRPr="00CD7A43" w:rsidRDefault="000A4AF5" w:rsidP="000A4AF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D7A43">
        <w:rPr>
          <w:rFonts w:ascii="Times New Roman" w:eastAsia="Times New Roman" w:hAnsi="Times New Roman" w:cs="Times New Roman"/>
          <w:sz w:val="24"/>
          <w:szCs w:val="24"/>
        </w:rPr>
        <w:t>Industry-Academia Research Consortium</w:t>
      </w:r>
    </w:p>
    <w:p w14:paraId="311372EF" w14:textId="77777777" w:rsidR="000A4AF5" w:rsidRPr="00CD7A43" w:rsidRDefault="000A4AF5" w:rsidP="000A4AF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D7A43">
        <w:rPr>
          <w:rFonts w:ascii="Times New Roman" w:eastAsia="Times New Roman" w:hAnsi="Times New Roman" w:cs="Times New Roman"/>
          <w:sz w:val="24"/>
          <w:szCs w:val="24"/>
        </w:rPr>
        <w:t>International Research Collaboration Forums</w:t>
      </w:r>
    </w:p>
    <w:p w14:paraId="522D12CA" w14:textId="77777777" w:rsidR="000A4AF5" w:rsidRDefault="000A4AF5" w:rsidP="000A4AF5">
      <w:pPr>
        <w:pStyle w:val="isselectedend"/>
      </w:pPr>
      <w:r>
        <w:rPr>
          <w:rStyle w:val="Strong"/>
        </w:rPr>
        <w:t>5. Research Consultancy Revenue Targets</w:t>
      </w:r>
      <w:r>
        <w:br/>
        <w:t>Institute-wise targets should be based on:</w:t>
      </w:r>
    </w:p>
    <w:p w14:paraId="2636B2AA" w14:textId="77777777" w:rsidR="000A4AF5" w:rsidRPr="00CD7A43" w:rsidRDefault="000A4AF5" w:rsidP="000A4AF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D7A43">
        <w:rPr>
          <w:rFonts w:ascii="Times New Roman" w:eastAsia="Times New Roman" w:hAnsi="Times New Roman" w:cs="Times New Roman"/>
          <w:sz w:val="24"/>
          <w:szCs w:val="24"/>
        </w:rPr>
        <w:t>Sponsored research projects</w:t>
      </w:r>
    </w:p>
    <w:p w14:paraId="1B70F116" w14:textId="77777777" w:rsidR="000A4AF5" w:rsidRPr="00CD7A43" w:rsidRDefault="000A4AF5" w:rsidP="000A4AF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D7A43">
        <w:rPr>
          <w:rFonts w:ascii="Times New Roman" w:eastAsia="Times New Roman" w:hAnsi="Times New Roman" w:cs="Times New Roman"/>
          <w:sz w:val="24"/>
          <w:szCs w:val="24"/>
        </w:rPr>
        <w:t>Industry-funded R&amp;D</w:t>
      </w:r>
    </w:p>
    <w:p w14:paraId="56DD9DDA" w14:textId="77777777" w:rsidR="000A4AF5" w:rsidRPr="00CD7A43" w:rsidRDefault="000A4AF5" w:rsidP="000A4AF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D7A43">
        <w:rPr>
          <w:rFonts w:ascii="Times New Roman" w:eastAsia="Times New Roman" w:hAnsi="Times New Roman" w:cs="Times New Roman"/>
          <w:sz w:val="24"/>
          <w:szCs w:val="24"/>
        </w:rPr>
        <w:t>Consultancy grants</w:t>
      </w:r>
    </w:p>
    <w:p w14:paraId="0EFD8B44" w14:textId="77777777" w:rsidR="000A4AF5" w:rsidRPr="00CD7A43" w:rsidRDefault="000A4AF5" w:rsidP="000A4AF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D7A43">
        <w:rPr>
          <w:rFonts w:ascii="Times New Roman" w:eastAsia="Times New Roman" w:hAnsi="Times New Roman" w:cs="Times New Roman"/>
          <w:sz w:val="24"/>
          <w:szCs w:val="24"/>
        </w:rPr>
        <w:t>Patent licensing revenue</w:t>
      </w:r>
    </w:p>
    <w:p w14:paraId="2FD465BA" w14:textId="77777777" w:rsidR="000A4AF5" w:rsidRPr="00CD7A43" w:rsidRDefault="000A4AF5" w:rsidP="000A4AF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D7A43">
        <w:rPr>
          <w:rFonts w:ascii="Times New Roman" w:eastAsia="Times New Roman" w:hAnsi="Times New Roman" w:cs="Times New Roman"/>
          <w:sz w:val="24"/>
          <w:szCs w:val="24"/>
        </w:rPr>
        <w:t>Technology commercialization</w:t>
      </w:r>
    </w:p>
    <w:p w14:paraId="024F68FD" w14:textId="77777777" w:rsidR="000A4AF5" w:rsidRPr="00CD7A43" w:rsidRDefault="000A4AF5" w:rsidP="000A4AF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D7A43">
        <w:rPr>
          <w:rFonts w:ascii="Times New Roman" w:eastAsia="Times New Roman" w:hAnsi="Times New Roman" w:cs="Times New Roman"/>
          <w:sz w:val="24"/>
          <w:szCs w:val="24"/>
        </w:rPr>
        <w:t>Collaborative research programmes</w:t>
      </w:r>
    </w:p>
    <w:p w14:paraId="3B7B7246" w14:textId="77777777" w:rsidR="000A4AF5" w:rsidRPr="00CD7A43" w:rsidRDefault="000A4AF5" w:rsidP="000A4AF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D7A43">
        <w:rPr>
          <w:rFonts w:ascii="Times New Roman" w:eastAsia="Times New Roman" w:hAnsi="Times New Roman" w:cs="Times New Roman"/>
          <w:sz w:val="24"/>
          <w:szCs w:val="24"/>
        </w:rPr>
        <w:t>International funded projects</w:t>
      </w:r>
    </w:p>
    <w:p w14:paraId="09DBC266" w14:textId="77777777" w:rsidR="000A4AF5" w:rsidRPr="0016230C" w:rsidRDefault="000A4AF5" w:rsidP="000A4A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230C">
        <w:rPr>
          <w:rFonts w:ascii="Times New Roman" w:eastAsia="Times New Roman" w:hAnsi="Times New Roman" w:cs="Times New Roman"/>
          <w:b/>
          <w:bCs/>
          <w:kern w:val="36"/>
          <w:sz w:val="48"/>
          <w:szCs w:val="48"/>
        </w:rPr>
        <w:t>Institute-wise Consultancy Opportunities</w:t>
      </w:r>
    </w:p>
    <w:p w14:paraId="4EBD7ACD" w14:textId="33AA80A4" w:rsidR="000A4AF5" w:rsidRPr="0016230C" w:rsidRDefault="000A4AF5" w:rsidP="000A4AF5">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Faculty of </w:t>
      </w:r>
      <w:r w:rsidRPr="0016230C">
        <w:rPr>
          <w:rFonts w:ascii="Times New Roman" w:eastAsia="Times New Roman" w:hAnsi="Times New Roman" w:cs="Times New Roman"/>
          <w:b/>
          <w:bCs/>
          <w:sz w:val="36"/>
          <w:szCs w:val="36"/>
        </w:rPr>
        <w:t>Engineering and Technology</w:t>
      </w:r>
      <w:ins w:id="2" w:author="Ajay Gupta" w:date="2026-07-02T15:33:00Z" w16du:dateUtc="2026-07-02T10:03:00Z">
        <w:r w:rsidR="0073588C">
          <w:rPr>
            <w:rFonts w:ascii="Times New Roman" w:eastAsia="Times New Roman" w:hAnsi="Times New Roman" w:cs="Times New Roman"/>
            <w:b/>
            <w:bCs/>
            <w:sz w:val="36"/>
            <w:szCs w:val="36"/>
          </w:rPr>
          <w:t xml:space="preserve"> </w:t>
        </w:r>
      </w:ins>
      <w:r>
        <w:rPr>
          <w:rFonts w:ascii="Times New Roman" w:eastAsia="Times New Roman" w:hAnsi="Times New Roman" w:cs="Times New Roman"/>
          <w:b/>
          <w:bCs/>
          <w:sz w:val="36"/>
          <w:szCs w:val="36"/>
        </w:rPr>
        <w:t>(</w:t>
      </w:r>
      <w:proofErr w:type="spellStart"/>
      <w:r>
        <w:rPr>
          <w:rFonts w:ascii="Times New Roman" w:eastAsia="Times New Roman" w:hAnsi="Times New Roman" w:cs="Times New Roman"/>
          <w:b/>
          <w:bCs/>
          <w:sz w:val="36"/>
          <w:szCs w:val="36"/>
        </w:rPr>
        <w:t>FOET</w:t>
      </w:r>
      <w:proofErr w:type="spellEnd"/>
      <w:r>
        <w:rPr>
          <w:rFonts w:ascii="Times New Roman" w:eastAsia="Times New Roman" w:hAnsi="Times New Roman" w:cs="Times New Roman"/>
          <w:b/>
          <w:bCs/>
          <w:sz w:val="36"/>
          <w:szCs w:val="36"/>
        </w:rPr>
        <w:t xml:space="preserve">), </w:t>
      </w:r>
      <w:r w:rsidRPr="006B6D5F">
        <w:rPr>
          <w:rFonts w:ascii="Times New Roman" w:eastAsia="Times New Roman" w:hAnsi="Times New Roman" w:cs="Times New Roman"/>
          <w:b/>
          <w:bCs/>
          <w:sz w:val="36"/>
          <w:szCs w:val="36"/>
        </w:rPr>
        <w:t>Faculty of Diploma Engineering</w:t>
      </w:r>
      <w:ins w:id="3" w:author="Ajay Gupta" w:date="2026-07-02T15:33:00Z" w16du:dateUtc="2026-07-02T10:03:00Z">
        <w:r w:rsidR="0073588C">
          <w:rPr>
            <w:rFonts w:ascii="Times New Roman" w:eastAsia="Times New Roman" w:hAnsi="Times New Roman" w:cs="Times New Roman"/>
            <w:b/>
            <w:bCs/>
            <w:sz w:val="36"/>
            <w:szCs w:val="36"/>
          </w:rPr>
          <w:t xml:space="preserve"> </w:t>
        </w:r>
      </w:ins>
      <w:r>
        <w:rPr>
          <w:rFonts w:ascii="Times New Roman" w:eastAsia="Times New Roman" w:hAnsi="Times New Roman" w:cs="Times New Roman"/>
          <w:b/>
          <w:bCs/>
          <w:sz w:val="36"/>
          <w:szCs w:val="36"/>
        </w:rPr>
        <w:t>(FODE), Institute of Computer Technology</w:t>
      </w:r>
      <w:ins w:id="4" w:author="Ajay Gupta" w:date="2026-07-02T15:33:00Z" w16du:dateUtc="2026-07-02T10:03:00Z">
        <w:r w:rsidR="0073588C">
          <w:rPr>
            <w:rFonts w:ascii="Times New Roman" w:eastAsia="Times New Roman" w:hAnsi="Times New Roman" w:cs="Times New Roman"/>
            <w:b/>
            <w:bCs/>
            <w:sz w:val="36"/>
            <w:szCs w:val="36"/>
          </w:rPr>
          <w:t xml:space="preserve"> </w:t>
        </w:r>
      </w:ins>
      <w:r>
        <w:rPr>
          <w:rFonts w:ascii="Times New Roman" w:eastAsia="Times New Roman" w:hAnsi="Times New Roman" w:cs="Times New Roman"/>
          <w:b/>
          <w:bCs/>
          <w:sz w:val="36"/>
          <w:szCs w:val="36"/>
        </w:rPr>
        <w:t>(ICT)</w:t>
      </w:r>
    </w:p>
    <w:p w14:paraId="561CE9B5" w14:textId="77777777" w:rsidR="000A4AF5" w:rsidRPr="0016230C" w:rsidRDefault="000A4AF5" w:rsidP="000A4AF5">
      <w:pPr>
        <w:spacing w:before="100" w:beforeAutospacing="1" w:after="100" w:afterAutospacing="1" w:line="240" w:lineRule="auto"/>
        <w:outlineLvl w:val="2"/>
        <w:rPr>
          <w:rFonts w:ascii="Times New Roman" w:eastAsia="Times New Roman" w:hAnsi="Times New Roman" w:cs="Times New Roman"/>
          <w:b/>
          <w:bCs/>
          <w:sz w:val="27"/>
          <w:szCs w:val="27"/>
        </w:rPr>
      </w:pPr>
      <w:r w:rsidRPr="0016230C">
        <w:rPr>
          <w:rFonts w:ascii="Times New Roman" w:eastAsia="Times New Roman" w:hAnsi="Times New Roman" w:cs="Times New Roman"/>
          <w:b/>
          <w:bCs/>
          <w:sz w:val="27"/>
          <w:szCs w:val="27"/>
        </w:rPr>
        <w:t>Potential Industries</w:t>
      </w:r>
    </w:p>
    <w:p w14:paraId="2E3E996D" w14:textId="77777777" w:rsidR="000A4AF5" w:rsidRPr="0016230C" w:rsidRDefault="000A4AF5" w:rsidP="000A4AF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Manufacturing Industries</w:t>
      </w:r>
    </w:p>
    <w:p w14:paraId="3290A7D1" w14:textId="77777777" w:rsidR="000A4AF5" w:rsidRPr="0016230C" w:rsidRDefault="000A4AF5" w:rsidP="000A4AF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Automobile Industries</w:t>
      </w:r>
    </w:p>
    <w:p w14:paraId="7282BFC2" w14:textId="77777777" w:rsidR="000A4AF5" w:rsidRPr="0016230C" w:rsidRDefault="000A4AF5" w:rsidP="000A4AF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Renewable Energy Companies</w:t>
      </w:r>
    </w:p>
    <w:p w14:paraId="1D037695" w14:textId="77777777" w:rsidR="000A4AF5" w:rsidRPr="0016230C" w:rsidRDefault="000A4AF5" w:rsidP="000A4AF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Smart City Projects</w:t>
      </w:r>
    </w:p>
    <w:p w14:paraId="28E8E468" w14:textId="77777777" w:rsidR="000A4AF5" w:rsidRPr="0016230C" w:rsidRDefault="000A4AF5" w:rsidP="000A4AF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Infrastructure Development Firms</w:t>
      </w:r>
    </w:p>
    <w:p w14:paraId="098F3F0E" w14:textId="77777777" w:rsidR="000A4AF5" w:rsidRPr="0016230C" w:rsidRDefault="000A4AF5" w:rsidP="000A4AF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Electronics and Semiconductor Industries</w:t>
      </w:r>
    </w:p>
    <w:p w14:paraId="5772A452" w14:textId="77777777" w:rsidR="000A4AF5" w:rsidRDefault="000A4AF5" w:rsidP="000A4AF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Automation and Robotics Companies</w:t>
      </w:r>
    </w:p>
    <w:p w14:paraId="6416CC62" w14:textId="77777777" w:rsidR="000A4AF5" w:rsidRPr="0016230C" w:rsidRDefault="000A4AF5" w:rsidP="000A4AF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Software Companies</w:t>
      </w:r>
    </w:p>
    <w:p w14:paraId="59ABA956" w14:textId="77777777" w:rsidR="000A4AF5" w:rsidRPr="0016230C" w:rsidRDefault="000A4AF5" w:rsidP="000A4AF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FinTech Organizations</w:t>
      </w:r>
    </w:p>
    <w:p w14:paraId="298C2B00" w14:textId="77777777" w:rsidR="000A4AF5" w:rsidRPr="0016230C" w:rsidRDefault="000A4AF5" w:rsidP="000A4AF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Startups</w:t>
      </w:r>
    </w:p>
    <w:p w14:paraId="015A61EA" w14:textId="77777777" w:rsidR="000A4AF5" w:rsidRPr="0016230C" w:rsidRDefault="000A4AF5" w:rsidP="000A4AF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Healthcare IT Companies</w:t>
      </w:r>
    </w:p>
    <w:p w14:paraId="036B095B" w14:textId="77777777" w:rsidR="000A4AF5" w:rsidRPr="0016230C" w:rsidRDefault="000A4AF5" w:rsidP="000A4AF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Cybersecurity Firms</w:t>
      </w:r>
    </w:p>
    <w:p w14:paraId="3C529624" w14:textId="77777777" w:rsidR="000A4AF5" w:rsidRPr="000C5641" w:rsidRDefault="000A4AF5" w:rsidP="000A4AF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E-commerce Platforms</w:t>
      </w:r>
    </w:p>
    <w:p w14:paraId="4756BD40" w14:textId="77777777" w:rsidR="000A4AF5" w:rsidRPr="0016230C" w:rsidRDefault="000A4AF5" w:rsidP="000A4AF5">
      <w:pPr>
        <w:spacing w:before="100" w:beforeAutospacing="1" w:after="100" w:afterAutospacing="1" w:line="240" w:lineRule="auto"/>
        <w:outlineLvl w:val="2"/>
        <w:rPr>
          <w:rFonts w:ascii="Times New Roman" w:eastAsia="Times New Roman" w:hAnsi="Times New Roman" w:cs="Times New Roman"/>
          <w:b/>
          <w:bCs/>
          <w:sz w:val="27"/>
          <w:szCs w:val="27"/>
        </w:rPr>
      </w:pPr>
      <w:r w:rsidRPr="0016230C">
        <w:rPr>
          <w:rFonts w:ascii="Times New Roman" w:eastAsia="Times New Roman" w:hAnsi="Times New Roman" w:cs="Times New Roman"/>
          <w:b/>
          <w:bCs/>
          <w:sz w:val="27"/>
          <w:szCs w:val="27"/>
        </w:rPr>
        <w:lastRenderedPageBreak/>
        <w:t>Consultancy Services</w:t>
      </w:r>
    </w:p>
    <w:p w14:paraId="65A7167E" w14:textId="77777777" w:rsidR="000A4AF5" w:rsidRPr="00814DB8" w:rsidRDefault="000A4AF5" w:rsidP="000A4AF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35A7D">
        <w:rPr>
          <w:rFonts w:ascii="Times New Roman" w:eastAsia="Times New Roman" w:hAnsi="Times New Roman" w:cs="Times New Roman"/>
          <w:sz w:val="24"/>
          <w:szCs w:val="24"/>
        </w:rPr>
        <w:t>Industry-sponsored R&amp;D</w:t>
      </w:r>
    </w:p>
    <w:p w14:paraId="5616BC3C" w14:textId="77777777" w:rsidR="000A4AF5" w:rsidRPr="00814DB8" w:rsidRDefault="000A4AF5" w:rsidP="000A4AF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35A7D">
        <w:rPr>
          <w:rFonts w:ascii="Times New Roman" w:eastAsia="Times New Roman" w:hAnsi="Times New Roman" w:cs="Times New Roman"/>
          <w:sz w:val="24"/>
          <w:szCs w:val="24"/>
        </w:rPr>
        <w:t>Prototype Development</w:t>
      </w:r>
    </w:p>
    <w:p w14:paraId="4140292E" w14:textId="77777777" w:rsidR="000A4AF5" w:rsidRPr="00814DB8" w:rsidRDefault="000A4AF5" w:rsidP="000A4AF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35A7D">
        <w:rPr>
          <w:rFonts w:ascii="Times New Roman" w:eastAsia="Times New Roman" w:hAnsi="Times New Roman" w:cs="Times New Roman"/>
          <w:sz w:val="24"/>
          <w:szCs w:val="24"/>
        </w:rPr>
        <w:t>AI</w:t>
      </w:r>
    </w:p>
    <w:p w14:paraId="5578AC51" w14:textId="77777777" w:rsidR="000A4AF5" w:rsidRPr="00814DB8" w:rsidRDefault="000A4AF5" w:rsidP="000A4AF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35A7D">
        <w:rPr>
          <w:rFonts w:ascii="Times New Roman" w:eastAsia="Times New Roman" w:hAnsi="Times New Roman" w:cs="Times New Roman"/>
          <w:sz w:val="24"/>
          <w:szCs w:val="24"/>
        </w:rPr>
        <w:t>Robotics</w:t>
      </w:r>
    </w:p>
    <w:p w14:paraId="11777AC4" w14:textId="77777777" w:rsidR="000A4AF5" w:rsidRPr="00814DB8" w:rsidRDefault="000A4AF5" w:rsidP="000A4AF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35A7D">
        <w:rPr>
          <w:rFonts w:ascii="Times New Roman" w:eastAsia="Times New Roman" w:hAnsi="Times New Roman" w:cs="Times New Roman"/>
          <w:sz w:val="24"/>
          <w:szCs w:val="24"/>
        </w:rPr>
        <w:t>Industry 4.0</w:t>
      </w:r>
    </w:p>
    <w:p w14:paraId="2FAD74CA" w14:textId="77777777" w:rsidR="000A4AF5" w:rsidRPr="00814DB8" w:rsidRDefault="000A4AF5" w:rsidP="000A4AF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35A7D">
        <w:rPr>
          <w:rFonts w:ascii="Times New Roman" w:eastAsia="Times New Roman" w:hAnsi="Times New Roman" w:cs="Times New Roman"/>
          <w:sz w:val="24"/>
          <w:szCs w:val="24"/>
        </w:rPr>
        <w:t>Technology Transfer</w:t>
      </w:r>
    </w:p>
    <w:p w14:paraId="2C663D14" w14:textId="77777777" w:rsidR="000A4AF5" w:rsidRDefault="000A4AF5" w:rsidP="000A4AF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35A7D">
        <w:rPr>
          <w:rFonts w:ascii="Times New Roman" w:eastAsia="Times New Roman" w:hAnsi="Times New Roman" w:cs="Times New Roman"/>
          <w:sz w:val="24"/>
          <w:szCs w:val="24"/>
        </w:rPr>
        <w:t>Product Innovation</w:t>
      </w:r>
    </w:p>
    <w:p w14:paraId="6941FDFB" w14:textId="77777777" w:rsidR="000A4AF5" w:rsidRPr="00081368" w:rsidRDefault="000A4AF5" w:rsidP="000A4AF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1368">
        <w:rPr>
          <w:rFonts w:ascii="Times New Roman" w:eastAsia="Times New Roman" w:hAnsi="Times New Roman" w:cs="Times New Roman"/>
          <w:sz w:val="24"/>
          <w:szCs w:val="24"/>
        </w:rPr>
        <w:t>AI Research</w:t>
      </w:r>
    </w:p>
    <w:p w14:paraId="23B97E98" w14:textId="77777777" w:rsidR="000A4AF5" w:rsidRPr="00081368" w:rsidRDefault="000A4AF5" w:rsidP="000A4AF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1368">
        <w:rPr>
          <w:rFonts w:ascii="Times New Roman" w:eastAsia="Times New Roman" w:hAnsi="Times New Roman" w:cs="Times New Roman"/>
          <w:sz w:val="24"/>
          <w:szCs w:val="24"/>
        </w:rPr>
        <w:t>Cybersecurity Research</w:t>
      </w:r>
    </w:p>
    <w:p w14:paraId="1E3A6317" w14:textId="77777777" w:rsidR="000A4AF5" w:rsidRPr="00081368" w:rsidRDefault="000A4AF5" w:rsidP="000A4AF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1368">
        <w:rPr>
          <w:rFonts w:ascii="Times New Roman" w:eastAsia="Times New Roman" w:hAnsi="Times New Roman" w:cs="Times New Roman"/>
          <w:sz w:val="24"/>
          <w:szCs w:val="24"/>
        </w:rPr>
        <w:t>Data Science Research</w:t>
      </w:r>
    </w:p>
    <w:p w14:paraId="40F822FA" w14:textId="77777777" w:rsidR="000A4AF5" w:rsidRPr="00081368" w:rsidRDefault="000A4AF5" w:rsidP="000A4AF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1368">
        <w:rPr>
          <w:rFonts w:ascii="Times New Roman" w:eastAsia="Times New Roman" w:hAnsi="Times New Roman" w:cs="Times New Roman"/>
          <w:sz w:val="24"/>
          <w:szCs w:val="24"/>
        </w:rPr>
        <w:t>Digital Twin</w:t>
      </w:r>
    </w:p>
    <w:p w14:paraId="0A629E73" w14:textId="77777777" w:rsidR="000A4AF5" w:rsidRPr="00081368" w:rsidRDefault="000A4AF5" w:rsidP="000A4AF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1368">
        <w:rPr>
          <w:rFonts w:ascii="Times New Roman" w:eastAsia="Times New Roman" w:hAnsi="Times New Roman" w:cs="Times New Roman"/>
          <w:sz w:val="24"/>
          <w:szCs w:val="24"/>
        </w:rPr>
        <w:t>Health Informatics</w:t>
      </w:r>
    </w:p>
    <w:p w14:paraId="04655C27" w14:textId="77777777" w:rsidR="000A4AF5" w:rsidRPr="00537700" w:rsidRDefault="000A4AF5" w:rsidP="000A4AF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1368">
        <w:rPr>
          <w:rFonts w:ascii="Times New Roman" w:eastAsia="Times New Roman" w:hAnsi="Times New Roman" w:cs="Times New Roman"/>
          <w:sz w:val="24"/>
          <w:szCs w:val="24"/>
        </w:rPr>
        <w:t>Sponsored Software R&amp;D</w:t>
      </w:r>
    </w:p>
    <w:p w14:paraId="3F8CE463" w14:textId="77777777" w:rsidR="000A4AF5" w:rsidRPr="0016230C" w:rsidRDefault="000A4AF5" w:rsidP="000A4AF5">
      <w:pPr>
        <w:spacing w:before="100" w:beforeAutospacing="1" w:after="100" w:afterAutospacing="1" w:line="240" w:lineRule="auto"/>
        <w:outlineLvl w:val="2"/>
        <w:rPr>
          <w:rFonts w:ascii="Times New Roman" w:eastAsia="Times New Roman" w:hAnsi="Times New Roman" w:cs="Times New Roman"/>
          <w:b/>
          <w:bCs/>
          <w:sz w:val="27"/>
          <w:szCs w:val="27"/>
        </w:rPr>
      </w:pPr>
      <w:r w:rsidRPr="0016230C">
        <w:rPr>
          <w:rFonts w:ascii="Times New Roman" w:eastAsia="Times New Roman" w:hAnsi="Times New Roman" w:cs="Times New Roman"/>
          <w:b/>
          <w:bCs/>
          <w:sz w:val="27"/>
          <w:szCs w:val="27"/>
        </w:rPr>
        <w:t>Revenue Generation Strategies</w:t>
      </w:r>
    </w:p>
    <w:p w14:paraId="1B2287DA" w14:textId="77777777" w:rsidR="000A4AF5" w:rsidRPr="0016230C" w:rsidRDefault="000A4AF5" w:rsidP="000A4AF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Create Centers of Excellence in AI, Robotics and Industry 4.0.</w:t>
      </w:r>
    </w:p>
    <w:p w14:paraId="16C28087" w14:textId="77777777" w:rsidR="000A4AF5" w:rsidRPr="0016230C" w:rsidRDefault="000A4AF5" w:rsidP="000A4AF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Offer industrial testing and certification services.</w:t>
      </w:r>
    </w:p>
    <w:p w14:paraId="3EC975B6" w14:textId="77777777" w:rsidR="000A4AF5" w:rsidRPr="0016230C" w:rsidRDefault="000A4AF5" w:rsidP="000A4AF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Conduct customized employee training programs.</w:t>
      </w:r>
    </w:p>
    <w:p w14:paraId="51B5A992" w14:textId="77777777" w:rsidR="000A4AF5" w:rsidRDefault="000A4AF5" w:rsidP="000A4AF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Undertake government-funded technical consultancy projects.</w:t>
      </w:r>
    </w:p>
    <w:p w14:paraId="413739CE" w14:textId="77777777" w:rsidR="000A4AF5" w:rsidRPr="0016230C" w:rsidRDefault="000A4AF5" w:rsidP="000A4AF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Launch AI and Data Analytics Consultancy Centre.</w:t>
      </w:r>
    </w:p>
    <w:p w14:paraId="7EB15FA9" w14:textId="77777777" w:rsidR="000A4AF5" w:rsidRPr="0016230C" w:rsidRDefault="000A4AF5" w:rsidP="000A4AF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Provide cybersecurity assessments for SMEs.</w:t>
      </w:r>
    </w:p>
    <w:p w14:paraId="75AFCFB3" w14:textId="77777777" w:rsidR="000A4AF5" w:rsidRPr="0016230C" w:rsidRDefault="000A4AF5" w:rsidP="000A4AF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Offer digital transformation services to educational institutions and industries.</w:t>
      </w:r>
    </w:p>
    <w:p w14:paraId="74C00939" w14:textId="77777777" w:rsidR="000A4AF5" w:rsidRPr="0016230C" w:rsidRDefault="000A4AF5" w:rsidP="000A4AF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Develop customized software solutions.</w:t>
      </w:r>
    </w:p>
    <w:p w14:paraId="062ED203" w14:textId="77777777" w:rsidR="000A4AF5" w:rsidRPr="0016230C" w:rsidRDefault="000A4AF5" w:rsidP="000A4AF5">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D5559A">
        <w:rPr>
          <w:rFonts w:ascii="Times New Roman" w:eastAsia="Times New Roman" w:hAnsi="Times New Roman" w:cs="Times New Roman"/>
          <w:b/>
          <w:bCs/>
          <w:sz w:val="36"/>
          <w:szCs w:val="36"/>
        </w:rPr>
        <w:t xml:space="preserve">Faculty of Computer applications </w:t>
      </w:r>
      <w:r>
        <w:rPr>
          <w:rFonts w:ascii="Times New Roman" w:eastAsia="Times New Roman" w:hAnsi="Times New Roman" w:cs="Times New Roman"/>
          <w:b/>
          <w:bCs/>
          <w:sz w:val="36"/>
          <w:szCs w:val="36"/>
        </w:rPr>
        <w:t>(DCS/AMPICS)</w:t>
      </w:r>
    </w:p>
    <w:p w14:paraId="4D3B6BC5" w14:textId="77777777" w:rsidR="000A4AF5" w:rsidRPr="0016230C" w:rsidRDefault="000A4AF5" w:rsidP="000A4AF5">
      <w:pPr>
        <w:spacing w:before="100" w:beforeAutospacing="1" w:after="100" w:afterAutospacing="1" w:line="240" w:lineRule="auto"/>
        <w:outlineLvl w:val="2"/>
        <w:rPr>
          <w:rFonts w:ascii="Times New Roman" w:eastAsia="Times New Roman" w:hAnsi="Times New Roman" w:cs="Times New Roman"/>
          <w:b/>
          <w:bCs/>
          <w:sz w:val="27"/>
          <w:szCs w:val="27"/>
        </w:rPr>
      </w:pPr>
      <w:r w:rsidRPr="0016230C">
        <w:rPr>
          <w:rFonts w:ascii="Times New Roman" w:eastAsia="Times New Roman" w:hAnsi="Times New Roman" w:cs="Times New Roman"/>
          <w:b/>
          <w:bCs/>
          <w:sz w:val="27"/>
          <w:szCs w:val="27"/>
        </w:rPr>
        <w:t>Potential Industries</w:t>
      </w:r>
    </w:p>
    <w:p w14:paraId="7BA2449F" w14:textId="77777777" w:rsidR="000A4AF5" w:rsidRPr="0016230C" w:rsidRDefault="000A4AF5" w:rsidP="000A4AF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Software Companies</w:t>
      </w:r>
    </w:p>
    <w:p w14:paraId="1B2F82B9" w14:textId="77777777" w:rsidR="000A4AF5" w:rsidRPr="0016230C" w:rsidRDefault="000A4AF5" w:rsidP="000A4AF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FinTech Organizations</w:t>
      </w:r>
    </w:p>
    <w:p w14:paraId="08B6A989" w14:textId="77777777" w:rsidR="000A4AF5" w:rsidRPr="0016230C" w:rsidRDefault="000A4AF5" w:rsidP="000A4AF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Startups</w:t>
      </w:r>
    </w:p>
    <w:p w14:paraId="62929454" w14:textId="77777777" w:rsidR="000A4AF5" w:rsidRPr="0016230C" w:rsidRDefault="000A4AF5" w:rsidP="000A4AF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Healthcare IT Companies</w:t>
      </w:r>
    </w:p>
    <w:p w14:paraId="2C51571F" w14:textId="77777777" w:rsidR="000A4AF5" w:rsidRPr="0016230C" w:rsidRDefault="000A4AF5" w:rsidP="000A4AF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Cybersecurity Firms</w:t>
      </w:r>
    </w:p>
    <w:p w14:paraId="47881CB9" w14:textId="77777777" w:rsidR="000A4AF5" w:rsidRPr="0016230C" w:rsidRDefault="000A4AF5" w:rsidP="000A4AF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E-commerce Platforms</w:t>
      </w:r>
    </w:p>
    <w:p w14:paraId="4BC2C497" w14:textId="77777777" w:rsidR="000A4AF5" w:rsidRPr="0016230C" w:rsidRDefault="000A4AF5" w:rsidP="000A4AF5">
      <w:pPr>
        <w:spacing w:before="100" w:beforeAutospacing="1" w:after="100" w:afterAutospacing="1" w:line="240" w:lineRule="auto"/>
        <w:outlineLvl w:val="2"/>
        <w:rPr>
          <w:rFonts w:ascii="Times New Roman" w:eastAsia="Times New Roman" w:hAnsi="Times New Roman" w:cs="Times New Roman"/>
          <w:b/>
          <w:bCs/>
          <w:sz w:val="27"/>
          <w:szCs w:val="27"/>
        </w:rPr>
      </w:pPr>
      <w:r w:rsidRPr="0016230C">
        <w:rPr>
          <w:rFonts w:ascii="Times New Roman" w:eastAsia="Times New Roman" w:hAnsi="Times New Roman" w:cs="Times New Roman"/>
          <w:b/>
          <w:bCs/>
          <w:sz w:val="27"/>
          <w:szCs w:val="27"/>
        </w:rPr>
        <w:t>Consultancy Services</w:t>
      </w:r>
    </w:p>
    <w:p w14:paraId="09FCB777" w14:textId="77777777" w:rsidR="000A4AF5" w:rsidRPr="00081368" w:rsidRDefault="000A4AF5" w:rsidP="000A4AF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1368">
        <w:rPr>
          <w:rFonts w:ascii="Times New Roman" w:eastAsia="Times New Roman" w:hAnsi="Times New Roman" w:cs="Times New Roman"/>
          <w:sz w:val="24"/>
          <w:szCs w:val="24"/>
        </w:rPr>
        <w:t>AI Research</w:t>
      </w:r>
    </w:p>
    <w:p w14:paraId="3F170535" w14:textId="77777777" w:rsidR="000A4AF5" w:rsidRPr="00081368" w:rsidRDefault="000A4AF5" w:rsidP="000A4AF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1368">
        <w:rPr>
          <w:rFonts w:ascii="Times New Roman" w:eastAsia="Times New Roman" w:hAnsi="Times New Roman" w:cs="Times New Roman"/>
          <w:sz w:val="24"/>
          <w:szCs w:val="24"/>
        </w:rPr>
        <w:t>Cybersecurity Research</w:t>
      </w:r>
    </w:p>
    <w:p w14:paraId="712F85D6" w14:textId="77777777" w:rsidR="000A4AF5" w:rsidRPr="00081368" w:rsidRDefault="000A4AF5" w:rsidP="000A4AF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1368">
        <w:rPr>
          <w:rFonts w:ascii="Times New Roman" w:eastAsia="Times New Roman" w:hAnsi="Times New Roman" w:cs="Times New Roman"/>
          <w:sz w:val="24"/>
          <w:szCs w:val="24"/>
        </w:rPr>
        <w:t>Data Science Research</w:t>
      </w:r>
    </w:p>
    <w:p w14:paraId="472E5CCD" w14:textId="77777777" w:rsidR="000A4AF5" w:rsidRPr="00081368" w:rsidRDefault="000A4AF5" w:rsidP="000A4AF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1368">
        <w:rPr>
          <w:rFonts w:ascii="Times New Roman" w:eastAsia="Times New Roman" w:hAnsi="Times New Roman" w:cs="Times New Roman"/>
          <w:sz w:val="24"/>
          <w:szCs w:val="24"/>
        </w:rPr>
        <w:t>Digital Twin</w:t>
      </w:r>
    </w:p>
    <w:p w14:paraId="58AAFA44" w14:textId="77777777" w:rsidR="000A4AF5" w:rsidRPr="00081368" w:rsidRDefault="000A4AF5" w:rsidP="000A4AF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1368">
        <w:rPr>
          <w:rFonts w:ascii="Times New Roman" w:eastAsia="Times New Roman" w:hAnsi="Times New Roman" w:cs="Times New Roman"/>
          <w:sz w:val="24"/>
          <w:szCs w:val="24"/>
        </w:rPr>
        <w:t>Health Informatics</w:t>
      </w:r>
    </w:p>
    <w:p w14:paraId="324FDBB8" w14:textId="77777777" w:rsidR="000A4AF5" w:rsidRPr="00081368" w:rsidRDefault="000A4AF5" w:rsidP="000A4AF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1368">
        <w:rPr>
          <w:rFonts w:ascii="Times New Roman" w:eastAsia="Times New Roman" w:hAnsi="Times New Roman" w:cs="Times New Roman"/>
          <w:sz w:val="24"/>
          <w:szCs w:val="24"/>
        </w:rPr>
        <w:lastRenderedPageBreak/>
        <w:t>Sponsored Software R&amp;D</w:t>
      </w:r>
    </w:p>
    <w:p w14:paraId="3CACF397" w14:textId="77777777" w:rsidR="000A4AF5" w:rsidRPr="0016230C" w:rsidRDefault="000A4AF5" w:rsidP="000A4AF5">
      <w:pPr>
        <w:spacing w:before="100" w:beforeAutospacing="1" w:after="100" w:afterAutospacing="1" w:line="240" w:lineRule="auto"/>
        <w:outlineLvl w:val="2"/>
        <w:rPr>
          <w:rFonts w:ascii="Times New Roman" w:eastAsia="Times New Roman" w:hAnsi="Times New Roman" w:cs="Times New Roman"/>
          <w:b/>
          <w:bCs/>
          <w:sz w:val="27"/>
          <w:szCs w:val="27"/>
        </w:rPr>
      </w:pPr>
      <w:r w:rsidRPr="0016230C">
        <w:rPr>
          <w:rFonts w:ascii="Times New Roman" w:eastAsia="Times New Roman" w:hAnsi="Times New Roman" w:cs="Times New Roman"/>
          <w:b/>
          <w:bCs/>
          <w:sz w:val="27"/>
          <w:szCs w:val="27"/>
        </w:rPr>
        <w:t>Revenue Generation Strategies</w:t>
      </w:r>
    </w:p>
    <w:p w14:paraId="5209C836" w14:textId="77777777" w:rsidR="000A4AF5" w:rsidRPr="0016230C" w:rsidRDefault="000A4AF5" w:rsidP="000A4AF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Launch AI and Data Analytics Consultancy Centre.</w:t>
      </w:r>
    </w:p>
    <w:p w14:paraId="5C52B015" w14:textId="77777777" w:rsidR="000A4AF5" w:rsidRPr="0016230C" w:rsidRDefault="000A4AF5" w:rsidP="000A4AF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Provide cybersecurity assessments for SMEs.</w:t>
      </w:r>
    </w:p>
    <w:p w14:paraId="6B3A081E" w14:textId="77777777" w:rsidR="000A4AF5" w:rsidRPr="0016230C" w:rsidRDefault="000A4AF5" w:rsidP="000A4AF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Offer digital transformation services to educational institutions and industries.</w:t>
      </w:r>
    </w:p>
    <w:p w14:paraId="2C5655B8" w14:textId="77777777" w:rsidR="000A4AF5" w:rsidRDefault="000A4AF5" w:rsidP="000A4AF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Develop customized software solutions.</w:t>
      </w:r>
    </w:p>
    <w:p w14:paraId="07234033" w14:textId="77777777" w:rsidR="000A4AF5" w:rsidRDefault="000A4AF5" w:rsidP="000A4AF5">
      <w:pPr>
        <w:pStyle w:val="Heading2"/>
      </w:pPr>
      <w:r w:rsidRPr="00B55009">
        <w:t xml:space="preserve">Faculty of Science </w:t>
      </w:r>
      <w:r>
        <w:t>(MUIS)</w:t>
      </w:r>
    </w:p>
    <w:p w14:paraId="6E629B86" w14:textId="77777777" w:rsidR="000A4AF5" w:rsidRDefault="000A4AF5" w:rsidP="000A4AF5">
      <w:pPr>
        <w:pStyle w:val="Heading3"/>
      </w:pPr>
      <w:r>
        <w:rPr>
          <w:rStyle w:val="Strong"/>
          <w:b/>
          <w:bCs/>
        </w:rPr>
        <w:t>Potential Industries</w:t>
      </w:r>
    </w:p>
    <w:p w14:paraId="57F549F5" w14:textId="77777777" w:rsidR="000A4AF5" w:rsidRPr="00500ED8" w:rsidRDefault="000A4AF5" w:rsidP="000A4A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0ED8">
        <w:rPr>
          <w:rFonts w:ascii="Times New Roman" w:eastAsia="Times New Roman" w:hAnsi="Times New Roman" w:cs="Times New Roman"/>
          <w:sz w:val="24"/>
          <w:szCs w:val="24"/>
        </w:rPr>
        <w:t xml:space="preserve">Pharmaceutical and Biopharmaceutical Industries </w:t>
      </w:r>
    </w:p>
    <w:p w14:paraId="78231398" w14:textId="77777777" w:rsidR="000A4AF5" w:rsidRPr="00500ED8" w:rsidRDefault="000A4AF5" w:rsidP="000A4A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0ED8">
        <w:rPr>
          <w:rFonts w:ascii="Times New Roman" w:eastAsia="Times New Roman" w:hAnsi="Times New Roman" w:cs="Times New Roman"/>
          <w:sz w:val="24"/>
          <w:szCs w:val="24"/>
        </w:rPr>
        <w:t xml:space="preserve">Chemical and Petrochemical Industries </w:t>
      </w:r>
    </w:p>
    <w:p w14:paraId="74B39504" w14:textId="77777777" w:rsidR="000A4AF5" w:rsidRPr="00500ED8" w:rsidRDefault="000A4AF5" w:rsidP="000A4A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0ED8">
        <w:rPr>
          <w:rFonts w:ascii="Times New Roman" w:eastAsia="Times New Roman" w:hAnsi="Times New Roman" w:cs="Times New Roman"/>
          <w:sz w:val="24"/>
          <w:szCs w:val="24"/>
        </w:rPr>
        <w:t xml:space="preserve">Biotechnology and Life Science Companies </w:t>
      </w:r>
    </w:p>
    <w:p w14:paraId="2868C2C0" w14:textId="77777777" w:rsidR="000A4AF5" w:rsidRPr="00500ED8" w:rsidRDefault="000A4AF5" w:rsidP="000A4A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0ED8">
        <w:rPr>
          <w:rFonts w:ascii="Times New Roman" w:eastAsia="Times New Roman" w:hAnsi="Times New Roman" w:cs="Times New Roman"/>
          <w:sz w:val="24"/>
          <w:szCs w:val="24"/>
        </w:rPr>
        <w:t xml:space="preserve">Healthcare and Diagnostic Industries </w:t>
      </w:r>
    </w:p>
    <w:p w14:paraId="560402CF" w14:textId="77777777" w:rsidR="000A4AF5" w:rsidRPr="00500ED8" w:rsidRDefault="000A4AF5" w:rsidP="000A4A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0ED8">
        <w:rPr>
          <w:rFonts w:ascii="Times New Roman" w:eastAsia="Times New Roman" w:hAnsi="Times New Roman" w:cs="Times New Roman"/>
          <w:sz w:val="24"/>
          <w:szCs w:val="24"/>
        </w:rPr>
        <w:t xml:space="preserve">Environmental and Sustainability Organizations </w:t>
      </w:r>
    </w:p>
    <w:p w14:paraId="72ECAED7" w14:textId="77777777" w:rsidR="000A4AF5" w:rsidRPr="00500ED8" w:rsidRDefault="000A4AF5" w:rsidP="000A4A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0ED8">
        <w:rPr>
          <w:rFonts w:ascii="Times New Roman" w:eastAsia="Times New Roman" w:hAnsi="Times New Roman" w:cs="Times New Roman"/>
          <w:sz w:val="24"/>
          <w:szCs w:val="24"/>
        </w:rPr>
        <w:t xml:space="preserve">Advanced Materials and Nanotechnology Industries </w:t>
      </w:r>
    </w:p>
    <w:p w14:paraId="7CFC60AB" w14:textId="77777777" w:rsidR="000A4AF5" w:rsidRPr="00500ED8" w:rsidRDefault="000A4AF5" w:rsidP="000A4A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0ED8">
        <w:rPr>
          <w:rFonts w:ascii="Times New Roman" w:eastAsia="Times New Roman" w:hAnsi="Times New Roman" w:cs="Times New Roman"/>
          <w:sz w:val="24"/>
          <w:szCs w:val="24"/>
        </w:rPr>
        <w:t xml:space="preserve">Research &amp; Development (R&amp;D) Organizations </w:t>
      </w:r>
    </w:p>
    <w:p w14:paraId="791575FB" w14:textId="77777777" w:rsidR="000A4AF5" w:rsidRPr="00500ED8" w:rsidRDefault="000A4AF5" w:rsidP="000A4A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0ED8">
        <w:rPr>
          <w:rFonts w:ascii="Times New Roman" w:eastAsia="Times New Roman" w:hAnsi="Times New Roman" w:cs="Times New Roman"/>
          <w:sz w:val="24"/>
          <w:szCs w:val="24"/>
        </w:rPr>
        <w:t xml:space="preserve">Government Research Laboratories </w:t>
      </w:r>
    </w:p>
    <w:p w14:paraId="475C13BF" w14:textId="77777777" w:rsidR="000A4AF5" w:rsidRPr="00500ED8" w:rsidRDefault="000A4AF5" w:rsidP="000A4A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0ED8">
        <w:rPr>
          <w:rFonts w:ascii="Times New Roman" w:eastAsia="Times New Roman" w:hAnsi="Times New Roman" w:cs="Times New Roman"/>
          <w:sz w:val="24"/>
          <w:szCs w:val="24"/>
        </w:rPr>
        <w:t xml:space="preserve">Scientific Instrumentation Companies </w:t>
      </w:r>
    </w:p>
    <w:p w14:paraId="326E6014" w14:textId="77777777" w:rsidR="000A4AF5" w:rsidRPr="00500ED8" w:rsidRDefault="000A4AF5" w:rsidP="000A4A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0ED8">
        <w:rPr>
          <w:rFonts w:ascii="Times New Roman" w:eastAsia="Times New Roman" w:hAnsi="Times New Roman" w:cs="Times New Roman"/>
          <w:sz w:val="24"/>
          <w:szCs w:val="24"/>
        </w:rPr>
        <w:t xml:space="preserve">Academic and Research Institutions </w:t>
      </w:r>
    </w:p>
    <w:p w14:paraId="4F68A300" w14:textId="77777777" w:rsidR="000A4AF5" w:rsidRPr="00500ED8" w:rsidRDefault="000A4AF5" w:rsidP="000A4A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0ED8">
        <w:rPr>
          <w:rFonts w:ascii="Times New Roman" w:eastAsia="Times New Roman" w:hAnsi="Times New Roman" w:cs="Times New Roman"/>
          <w:sz w:val="24"/>
          <w:szCs w:val="24"/>
        </w:rPr>
        <w:t xml:space="preserve">Agri-Biotechnology Industries </w:t>
      </w:r>
    </w:p>
    <w:p w14:paraId="7C4218A1" w14:textId="77777777" w:rsidR="000A4AF5" w:rsidRPr="00500ED8" w:rsidRDefault="000A4AF5" w:rsidP="000A4A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0ED8">
        <w:rPr>
          <w:rFonts w:ascii="Times New Roman" w:eastAsia="Times New Roman" w:hAnsi="Times New Roman" w:cs="Times New Roman"/>
          <w:sz w:val="24"/>
          <w:szCs w:val="24"/>
        </w:rPr>
        <w:t xml:space="preserve">Start-ups and Innovation Centres </w:t>
      </w:r>
    </w:p>
    <w:p w14:paraId="0EB7CC55" w14:textId="77777777" w:rsidR="000A4AF5" w:rsidRDefault="000A4AF5" w:rsidP="000A4AF5">
      <w:pPr>
        <w:pStyle w:val="Heading3"/>
      </w:pPr>
      <w:r>
        <w:rPr>
          <w:rStyle w:val="Strong"/>
          <w:b/>
          <w:bCs/>
        </w:rPr>
        <w:t>Consultancy Services</w:t>
      </w:r>
    </w:p>
    <w:p w14:paraId="3C268576" w14:textId="77777777" w:rsidR="000A4AF5" w:rsidRPr="00500ED8" w:rsidRDefault="000A4AF5" w:rsidP="000A4A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0ED8">
        <w:rPr>
          <w:rFonts w:ascii="Times New Roman" w:eastAsia="Times New Roman" w:hAnsi="Times New Roman" w:cs="Times New Roman"/>
          <w:sz w:val="24"/>
          <w:szCs w:val="24"/>
        </w:rPr>
        <w:t xml:space="preserve">Sponsored Research &amp; Development (R&amp;D) </w:t>
      </w:r>
    </w:p>
    <w:p w14:paraId="2CDADCA1" w14:textId="77777777" w:rsidR="000A4AF5" w:rsidRPr="00500ED8" w:rsidRDefault="000A4AF5" w:rsidP="000A4A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0ED8">
        <w:rPr>
          <w:rFonts w:ascii="Times New Roman" w:eastAsia="Times New Roman" w:hAnsi="Times New Roman" w:cs="Times New Roman"/>
          <w:sz w:val="24"/>
          <w:szCs w:val="24"/>
        </w:rPr>
        <w:t xml:space="preserve">Product and Process Innovation </w:t>
      </w:r>
    </w:p>
    <w:p w14:paraId="634EE161" w14:textId="77777777" w:rsidR="000A4AF5" w:rsidRPr="00500ED8" w:rsidRDefault="000A4AF5" w:rsidP="000A4A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0ED8">
        <w:rPr>
          <w:rFonts w:ascii="Times New Roman" w:eastAsia="Times New Roman" w:hAnsi="Times New Roman" w:cs="Times New Roman"/>
          <w:sz w:val="24"/>
          <w:szCs w:val="24"/>
        </w:rPr>
        <w:t xml:space="preserve">Advanced Material Characterization </w:t>
      </w:r>
    </w:p>
    <w:p w14:paraId="64293EB9" w14:textId="77777777" w:rsidR="000A4AF5" w:rsidRPr="00500ED8" w:rsidRDefault="000A4AF5" w:rsidP="000A4A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0ED8">
        <w:rPr>
          <w:rFonts w:ascii="Times New Roman" w:eastAsia="Times New Roman" w:hAnsi="Times New Roman" w:cs="Times New Roman"/>
          <w:sz w:val="24"/>
          <w:szCs w:val="24"/>
        </w:rPr>
        <w:t xml:space="preserve">Biotechnology and Microbiology Research </w:t>
      </w:r>
    </w:p>
    <w:p w14:paraId="1D581C0C" w14:textId="77777777" w:rsidR="000A4AF5" w:rsidRPr="00500ED8" w:rsidRDefault="000A4AF5" w:rsidP="000A4A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0ED8">
        <w:rPr>
          <w:rFonts w:ascii="Times New Roman" w:eastAsia="Times New Roman" w:hAnsi="Times New Roman" w:cs="Times New Roman"/>
          <w:sz w:val="24"/>
          <w:szCs w:val="24"/>
        </w:rPr>
        <w:t xml:space="preserve">Chemical Analysis and Process Optimization </w:t>
      </w:r>
    </w:p>
    <w:p w14:paraId="5838ADDB" w14:textId="77777777" w:rsidR="000A4AF5" w:rsidRPr="00500ED8" w:rsidRDefault="000A4AF5" w:rsidP="000A4A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0ED8">
        <w:rPr>
          <w:rFonts w:ascii="Times New Roman" w:eastAsia="Times New Roman" w:hAnsi="Times New Roman" w:cs="Times New Roman"/>
          <w:sz w:val="24"/>
          <w:szCs w:val="24"/>
        </w:rPr>
        <w:t xml:space="preserve">Mathematical Modelling and Data Analytics </w:t>
      </w:r>
    </w:p>
    <w:p w14:paraId="11729EED" w14:textId="77777777" w:rsidR="000A4AF5" w:rsidRPr="00500ED8" w:rsidRDefault="000A4AF5" w:rsidP="000A4A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0ED8">
        <w:rPr>
          <w:rFonts w:ascii="Times New Roman" w:eastAsia="Times New Roman" w:hAnsi="Times New Roman" w:cs="Times New Roman"/>
          <w:sz w:val="24"/>
          <w:szCs w:val="24"/>
        </w:rPr>
        <w:t xml:space="preserve">Environmental Research and Sustainability Studies </w:t>
      </w:r>
    </w:p>
    <w:p w14:paraId="7547A0F1" w14:textId="77777777" w:rsidR="000A4AF5" w:rsidRPr="00500ED8" w:rsidRDefault="000A4AF5" w:rsidP="000A4A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0ED8">
        <w:rPr>
          <w:rFonts w:ascii="Times New Roman" w:eastAsia="Times New Roman" w:hAnsi="Times New Roman" w:cs="Times New Roman"/>
          <w:sz w:val="24"/>
          <w:szCs w:val="24"/>
        </w:rPr>
        <w:t xml:space="preserve">Scientific Instrumentation and Method Development </w:t>
      </w:r>
    </w:p>
    <w:p w14:paraId="57F63C41" w14:textId="77777777" w:rsidR="000A4AF5" w:rsidRPr="00500ED8" w:rsidRDefault="000A4AF5" w:rsidP="000A4A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0ED8">
        <w:rPr>
          <w:rFonts w:ascii="Times New Roman" w:eastAsia="Times New Roman" w:hAnsi="Times New Roman" w:cs="Times New Roman"/>
          <w:sz w:val="24"/>
          <w:szCs w:val="24"/>
        </w:rPr>
        <w:t xml:space="preserve">Technology Transfer and Commercialization </w:t>
      </w:r>
    </w:p>
    <w:p w14:paraId="1C726973" w14:textId="77777777" w:rsidR="000A4AF5" w:rsidRPr="00500ED8" w:rsidRDefault="000A4AF5" w:rsidP="000A4A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0ED8">
        <w:rPr>
          <w:rFonts w:ascii="Times New Roman" w:eastAsia="Times New Roman" w:hAnsi="Times New Roman" w:cs="Times New Roman"/>
          <w:sz w:val="24"/>
          <w:szCs w:val="24"/>
        </w:rPr>
        <w:t xml:space="preserve">Patent Development and Research Advisory </w:t>
      </w:r>
    </w:p>
    <w:p w14:paraId="6C442077" w14:textId="77777777" w:rsidR="000A4AF5" w:rsidRDefault="000A4AF5" w:rsidP="000A4AF5">
      <w:pPr>
        <w:pStyle w:val="Heading3"/>
      </w:pPr>
      <w:r>
        <w:rPr>
          <w:rStyle w:val="Strong"/>
          <w:b/>
          <w:bCs/>
        </w:rPr>
        <w:t>Revenue Generation Strategies</w:t>
      </w:r>
    </w:p>
    <w:p w14:paraId="0C9E5E35" w14:textId="77777777" w:rsidR="000A4AF5" w:rsidRPr="00500ED8" w:rsidRDefault="000A4AF5" w:rsidP="000A4A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0ED8">
        <w:rPr>
          <w:rFonts w:ascii="Times New Roman" w:eastAsia="Times New Roman" w:hAnsi="Times New Roman" w:cs="Times New Roman"/>
          <w:sz w:val="24"/>
          <w:szCs w:val="24"/>
        </w:rPr>
        <w:t xml:space="preserve">Collaborate with industries for sponsored research and innovation projects. </w:t>
      </w:r>
    </w:p>
    <w:p w14:paraId="3290DD2A" w14:textId="77777777" w:rsidR="000A4AF5" w:rsidRPr="00500ED8" w:rsidRDefault="000A4AF5" w:rsidP="000A4A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0ED8">
        <w:rPr>
          <w:rFonts w:ascii="Times New Roman" w:eastAsia="Times New Roman" w:hAnsi="Times New Roman" w:cs="Times New Roman"/>
          <w:sz w:val="24"/>
          <w:szCs w:val="24"/>
        </w:rPr>
        <w:t xml:space="preserve">Establish interdisciplinary research centres in emerging scientific domains. </w:t>
      </w:r>
    </w:p>
    <w:p w14:paraId="7A8159CA" w14:textId="77777777" w:rsidR="000A4AF5" w:rsidRPr="00500ED8" w:rsidRDefault="000A4AF5" w:rsidP="000A4A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0ED8">
        <w:rPr>
          <w:rFonts w:ascii="Times New Roman" w:eastAsia="Times New Roman" w:hAnsi="Times New Roman" w:cs="Times New Roman"/>
          <w:sz w:val="24"/>
          <w:szCs w:val="24"/>
        </w:rPr>
        <w:t xml:space="preserve">Undertake government-funded research projects (DST, DBT, CSIR, SERB, ANRF, etc.). </w:t>
      </w:r>
    </w:p>
    <w:p w14:paraId="4F5E89CD" w14:textId="77777777" w:rsidR="000A4AF5" w:rsidRPr="00500ED8" w:rsidRDefault="000A4AF5" w:rsidP="000A4A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0ED8">
        <w:rPr>
          <w:rFonts w:ascii="Times New Roman" w:eastAsia="Times New Roman" w:hAnsi="Times New Roman" w:cs="Times New Roman"/>
          <w:sz w:val="24"/>
          <w:szCs w:val="24"/>
        </w:rPr>
        <w:t xml:space="preserve">Offer technology transfer, patent filing, and commercialization support. </w:t>
      </w:r>
    </w:p>
    <w:p w14:paraId="78D95B34" w14:textId="77777777" w:rsidR="000A4AF5" w:rsidRPr="00500ED8" w:rsidRDefault="000A4AF5" w:rsidP="000A4A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0ED8">
        <w:rPr>
          <w:rFonts w:ascii="Times New Roman" w:eastAsia="Times New Roman" w:hAnsi="Times New Roman" w:cs="Times New Roman"/>
          <w:sz w:val="24"/>
          <w:szCs w:val="24"/>
        </w:rPr>
        <w:lastRenderedPageBreak/>
        <w:t xml:space="preserve">Partner with research laboratories and industries for joint R&amp;D programs. </w:t>
      </w:r>
    </w:p>
    <w:p w14:paraId="458CE302" w14:textId="77777777" w:rsidR="000A4AF5" w:rsidRPr="00500ED8" w:rsidRDefault="000A4AF5" w:rsidP="000A4A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0ED8">
        <w:rPr>
          <w:rFonts w:ascii="Times New Roman" w:eastAsia="Times New Roman" w:hAnsi="Times New Roman" w:cs="Times New Roman"/>
          <w:sz w:val="24"/>
          <w:szCs w:val="24"/>
        </w:rPr>
        <w:t>Generate revenue through industry-sponsored projects, research grants, and IP licensing.</w:t>
      </w:r>
    </w:p>
    <w:p w14:paraId="48EDAD27" w14:textId="77777777" w:rsidR="000A4AF5" w:rsidRPr="0016230C" w:rsidRDefault="000A4AF5" w:rsidP="000A4AF5">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Department</w:t>
      </w:r>
      <w:r w:rsidRPr="0016230C">
        <w:rPr>
          <w:rFonts w:ascii="Times New Roman" w:eastAsia="Times New Roman" w:hAnsi="Times New Roman" w:cs="Times New Roman"/>
          <w:b/>
          <w:bCs/>
          <w:sz w:val="36"/>
          <w:szCs w:val="36"/>
        </w:rPr>
        <w:t xml:space="preserve"> of Biomedical Engineering</w:t>
      </w:r>
      <w:r>
        <w:rPr>
          <w:rFonts w:ascii="Times New Roman" w:eastAsia="Times New Roman" w:hAnsi="Times New Roman" w:cs="Times New Roman"/>
          <w:b/>
          <w:bCs/>
          <w:sz w:val="36"/>
          <w:szCs w:val="36"/>
        </w:rPr>
        <w:t>(UVPCE/MUIS)</w:t>
      </w:r>
    </w:p>
    <w:p w14:paraId="61187A72" w14:textId="77777777" w:rsidR="000A4AF5" w:rsidRPr="0016230C" w:rsidRDefault="000A4AF5" w:rsidP="000A4AF5">
      <w:pPr>
        <w:spacing w:before="100" w:beforeAutospacing="1" w:after="100" w:afterAutospacing="1" w:line="240" w:lineRule="auto"/>
        <w:outlineLvl w:val="2"/>
        <w:rPr>
          <w:rFonts w:ascii="Times New Roman" w:eastAsia="Times New Roman" w:hAnsi="Times New Roman" w:cs="Times New Roman"/>
          <w:b/>
          <w:bCs/>
          <w:sz w:val="27"/>
          <w:szCs w:val="27"/>
        </w:rPr>
      </w:pPr>
      <w:r w:rsidRPr="0016230C">
        <w:rPr>
          <w:rFonts w:ascii="Times New Roman" w:eastAsia="Times New Roman" w:hAnsi="Times New Roman" w:cs="Times New Roman"/>
          <w:b/>
          <w:bCs/>
          <w:sz w:val="27"/>
          <w:szCs w:val="27"/>
        </w:rPr>
        <w:t>Potential Industries</w:t>
      </w:r>
    </w:p>
    <w:p w14:paraId="031E59FC" w14:textId="77777777" w:rsidR="000A4AF5" w:rsidRPr="0016230C" w:rsidRDefault="000A4AF5" w:rsidP="000A4AF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Hospitals</w:t>
      </w:r>
    </w:p>
    <w:p w14:paraId="3E6EC19C" w14:textId="77777777" w:rsidR="000A4AF5" w:rsidRPr="0016230C" w:rsidRDefault="000A4AF5" w:rsidP="000A4AF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Medical Device Manufacturers</w:t>
      </w:r>
    </w:p>
    <w:p w14:paraId="3A0645D5" w14:textId="77777777" w:rsidR="000A4AF5" w:rsidRPr="0016230C" w:rsidRDefault="000A4AF5" w:rsidP="000A4AF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Healthcare Startups</w:t>
      </w:r>
    </w:p>
    <w:p w14:paraId="1DB1C3CA" w14:textId="77777777" w:rsidR="000A4AF5" w:rsidRPr="0016230C" w:rsidRDefault="000A4AF5" w:rsidP="000A4AF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Diagnostic Centers</w:t>
      </w:r>
    </w:p>
    <w:p w14:paraId="47B0D3D4" w14:textId="77777777" w:rsidR="000A4AF5" w:rsidRPr="0016230C" w:rsidRDefault="000A4AF5" w:rsidP="000A4AF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Biomedical Equipment Companies</w:t>
      </w:r>
    </w:p>
    <w:p w14:paraId="65BB55BD" w14:textId="77777777" w:rsidR="000A4AF5" w:rsidRPr="0016230C" w:rsidRDefault="000A4AF5" w:rsidP="000A4AF5">
      <w:pPr>
        <w:spacing w:before="100" w:beforeAutospacing="1" w:after="100" w:afterAutospacing="1" w:line="240" w:lineRule="auto"/>
        <w:outlineLvl w:val="2"/>
        <w:rPr>
          <w:rFonts w:ascii="Times New Roman" w:eastAsia="Times New Roman" w:hAnsi="Times New Roman" w:cs="Times New Roman"/>
          <w:b/>
          <w:bCs/>
          <w:sz w:val="27"/>
          <w:szCs w:val="27"/>
        </w:rPr>
      </w:pPr>
      <w:r w:rsidRPr="0016230C">
        <w:rPr>
          <w:rFonts w:ascii="Times New Roman" w:eastAsia="Times New Roman" w:hAnsi="Times New Roman" w:cs="Times New Roman"/>
          <w:b/>
          <w:bCs/>
          <w:sz w:val="27"/>
          <w:szCs w:val="27"/>
        </w:rPr>
        <w:t>Consultancy Services</w:t>
      </w:r>
    </w:p>
    <w:p w14:paraId="5ED518D0" w14:textId="77777777" w:rsidR="000A4AF5" w:rsidRPr="00273020" w:rsidRDefault="000A4AF5" w:rsidP="000A4AF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73020">
        <w:rPr>
          <w:rFonts w:ascii="Times New Roman" w:eastAsia="Times New Roman" w:hAnsi="Times New Roman" w:cs="Times New Roman"/>
          <w:sz w:val="24"/>
          <w:szCs w:val="24"/>
        </w:rPr>
        <w:t>Medical Device Innovation</w:t>
      </w:r>
    </w:p>
    <w:p w14:paraId="3025C5A5" w14:textId="77777777" w:rsidR="000A4AF5" w:rsidRPr="00273020" w:rsidRDefault="000A4AF5" w:rsidP="000A4AF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73020">
        <w:rPr>
          <w:rFonts w:ascii="Times New Roman" w:eastAsia="Times New Roman" w:hAnsi="Times New Roman" w:cs="Times New Roman"/>
          <w:sz w:val="24"/>
          <w:szCs w:val="24"/>
        </w:rPr>
        <w:t>AI in Healthcare</w:t>
      </w:r>
    </w:p>
    <w:p w14:paraId="341C1BDD" w14:textId="77777777" w:rsidR="000A4AF5" w:rsidRPr="00273020" w:rsidRDefault="000A4AF5" w:rsidP="000A4AF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73020">
        <w:rPr>
          <w:rFonts w:ascii="Times New Roman" w:eastAsia="Times New Roman" w:hAnsi="Times New Roman" w:cs="Times New Roman"/>
          <w:sz w:val="24"/>
          <w:szCs w:val="24"/>
        </w:rPr>
        <w:t>Clinical Validation Research</w:t>
      </w:r>
    </w:p>
    <w:p w14:paraId="3565CDB8" w14:textId="77777777" w:rsidR="000A4AF5" w:rsidRPr="00273020" w:rsidRDefault="000A4AF5" w:rsidP="000A4AF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73020">
        <w:rPr>
          <w:rFonts w:ascii="Times New Roman" w:eastAsia="Times New Roman" w:hAnsi="Times New Roman" w:cs="Times New Roman"/>
          <w:sz w:val="24"/>
          <w:szCs w:val="24"/>
        </w:rPr>
        <w:t>Digital Health Research</w:t>
      </w:r>
    </w:p>
    <w:p w14:paraId="1D91DCEB" w14:textId="77777777" w:rsidR="000A4AF5" w:rsidRPr="00273020" w:rsidRDefault="000A4AF5" w:rsidP="000A4AF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73020">
        <w:rPr>
          <w:rFonts w:ascii="Times New Roman" w:eastAsia="Times New Roman" w:hAnsi="Times New Roman" w:cs="Times New Roman"/>
          <w:sz w:val="24"/>
          <w:szCs w:val="24"/>
        </w:rPr>
        <w:t>Regulatory Research</w:t>
      </w:r>
    </w:p>
    <w:p w14:paraId="7FD4EB60" w14:textId="77777777" w:rsidR="000A4AF5" w:rsidRPr="0016230C" w:rsidRDefault="000A4AF5" w:rsidP="000A4AF5">
      <w:pPr>
        <w:spacing w:before="100" w:beforeAutospacing="1" w:after="100" w:afterAutospacing="1" w:line="240" w:lineRule="auto"/>
        <w:outlineLvl w:val="2"/>
        <w:rPr>
          <w:rFonts w:ascii="Times New Roman" w:eastAsia="Times New Roman" w:hAnsi="Times New Roman" w:cs="Times New Roman"/>
          <w:b/>
          <w:bCs/>
          <w:sz w:val="27"/>
          <w:szCs w:val="27"/>
        </w:rPr>
      </w:pPr>
      <w:r w:rsidRPr="0016230C">
        <w:rPr>
          <w:rFonts w:ascii="Times New Roman" w:eastAsia="Times New Roman" w:hAnsi="Times New Roman" w:cs="Times New Roman"/>
          <w:b/>
          <w:bCs/>
          <w:sz w:val="27"/>
          <w:szCs w:val="27"/>
        </w:rPr>
        <w:t>Revenue Generation Strategies</w:t>
      </w:r>
    </w:p>
    <w:p w14:paraId="2656B112" w14:textId="77777777" w:rsidR="000A4AF5" w:rsidRPr="0016230C" w:rsidRDefault="000A4AF5" w:rsidP="000A4AF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Establish Healthcare Technology Consultancy Centre.</w:t>
      </w:r>
    </w:p>
    <w:p w14:paraId="66D3C84B" w14:textId="77777777" w:rsidR="000A4AF5" w:rsidRPr="0016230C" w:rsidRDefault="000A4AF5" w:rsidP="000A4AF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Offer hospital equipment management consultancy.</w:t>
      </w:r>
    </w:p>
    <w:p w14:paraId="65B7CD65" w14:textId="77777777" w:rsidR="000A4AF5" w:rsidRPr="0016230C" w:rsidRDefault="000A4AF5" w:rsidP="000A4AF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Conduct biomedical equipment training programs.</w:t>
      </w:r>
    </w:p>
    <w:p w14:paraId="574F87F6" w14:textId="77777777" w:rsidR="000A4AF5" w:rsidRPr="0016230C" w:rsidRDefault="000A4AF5" w:rsidP="000A4AF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Support hospitals in accreditation and compliance activities.</w:t>
      </w:r>
    </w:p>
    <w:p w14:paraId="211FD444" w14:textId="77777777" w:rsidR="000A4AF5" w:rsidRPr="0016230C" w:rsidRDefault="000A4AF5" w:rsidP="000A4AF5">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Department</w:t>
      </w:r>
      <w:r w:rsidRPr="0016230C">
        <w:rPr>
          <w:rFonts w:ascii="Times New Roman" w:eastAsia="Times New Roman" w:hAnsi="Times New Roman" w:cs="Times New Roman"/>
          <w:b/>
          <w:bCs/>
          <w:sz w:val="36"/>
          <w:szCs w:val="36"/>
        </w:rPr>
        <w:t xml:space="preserve"> of Biotechnology</w:t>
      </w:r>
      <w:r>
        <w:rPr>
          <w:rFonts w:ascii="Times New Roman" w:eastAsia="Times New Roman" w:hAnsi="Times New Roman" w:cs="Times New Roman"/>
          <w:b/>
          <w:bCs/>
          <w:sz w:val="36"/>
          <w:szCs w:val="36"/>
        </w:rPr>
        <w:t>(UVPCE/MUIS)</w:t>
      </w:r>
    </w:p>
    <w:p w14:paraId="5D1EFDC2" w14:textId="77777777" w:rsidR="000A4AF5" w:rsidRPr="0016230C" w:rsidRDefault="000A4AF5" w:rsidP="000A4AF5">
      <w:pPr>
        <w:spacing w:before="100" w:beforeAutospacing="1" w:after="100" w:afterAutospacing="1" w:line="240" w:lineRule="auto"/>
        <w:outlineLvl w:val="2"/>
        <w:rPr>
          <w:rFonts w:ascii="Times New Roman" w:eastAsia="Times New Roman" w:hAnsi="Times New Roman" w:cs="Times New Roman"/>
          <w:b/>
          <w:bCs/>
          <w:sz w:val="27"/>
          <w:szCs w:val="27"/>
        </w:rPr>
      </w:pPr>
      <w:r w:rsidRPr="0016230C">
        <w:rPr>
          <w:rFonts w:ascii="Times New Roman" w:eastAsia="Times New Roman" w:hAnsi="Times New Roman" w:cs="Times New Roman"/>
          <w:b/>
          <w:bCs/>
          <w:sz w:val="27"/>
          <w:szCs w:val="27"/>
        </w:rPr>
        <w:t>Potential Industries</w:t>
      </w:r>
    </w:p>
    <w:p w14:paraId="08F9D924" w14:textId="77777777" w:rsidR="000A4AF5" w:rsidRPr="0016230C" w:rsidRDefault="000A4AF5" w:rsidP="000A4AF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Pharmaceutical Industries</w:t>
      </w:r>
    </w:p>
    <w:p w14:paraId="740BEF80" w14:textId="77777777" w:rsidR="000A4AF5" w:rsidRPr="0016230C" w:rsidRDefault="000A4AF5" w:rsidP="000A4AF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Biotech Startups</w:t>
      </w:r>
    </w:p>
    <w:p w14:paraId="08EFEEE6" w14:textId="77777777" w:rsidR="000A4AF5" w:rsidRPr="0016230C" w:rsidRDefault="000A4AF5" w:rsidP="000A4AF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Food Processing Industries</w:t>
      </w:r>
    </w:p>
    <w:p w14:paraId="77ACA885" w14:textId="77777777" w:rsidR="000A4AF5" w:rsidRPr="0016230C" w:rsidRDefault="000A4AF5" w:rsidP="000A4AF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Environmental Testing Laboratories</w:t>
      </w:r>
    </w:p>
    <w:p w14:paraId="35C9F4A5" w14:textId="77777777" w:rsidR="000A4AF5" w:rsidRPr="0016230C" w:rsidRDefault="000A4AF5" w:rsidP="000A4AF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Agricultural Biotechnology Companies</w:t>
      </w:r>
    </w:p>
    <w:p w14:paraId="1FBB4160" w14:textId="77777777" w:rsidR="000A4AF5" w:rsidRPr="0016230C" w:rsidRDefault="000A4AF5" w:rsidP="000A4AF5">
      <w:pPr>
        <w:spacing w:before="100" w:beforeAutospacing="1" w:after="100" w:afterAutospacing="1" w:line="240" w:lineRule="auto"/>
        <w:outlineLvl w:val="2"/>
        <w:rPr>
          <w:rFonts w:ascii="Times New Roman" w:eastAsia="Times New Roman" w:hAnsi="Times New Roman" w:cs="Times New Roman"/>
          <w:b/>
          <w:bCs/>
          <w:sz w:val="27"/>
          <w:szCs w:val="27"/>
        </w:rPr>
      </w:pPr>
      <w:r w:rsidRPr="0016230C">
        <w:rPr>
          <w:rFonts w:ascii="Times New Roman" w:eastAsia="Times New Roman" w:hAnsi="Times New Roman" w:cs="Times New Roman"/>
          <w:b/>
          <w:bCs/>
          <w:sz w:val="27"/>
          <w:szCs w:val="27"/>
        </w:rPr>
        <w:t>Consultancy Services</w:t>
      </w:r>
    </w:p>
    <w:p w14:paraId="6DC7B4C6" w14:textId="77777777" w:rsidR="000A4AF5" w:rsidRPr="00273020" w:rsidRDefault="000A4AF5" w:rsidP="000A4AF5">
      <w:pPr>
        <w:pStyle w:val="ListParagraph"/>
        <w:numPr>
          <w:ilvl w:val="0"/>
          <w:numId w:val="21"/>
        </w:numPr>
        <w:spacing w:before="100" w:beforeAutospacing="1" w:after="100" w:afterAutospacing="1" w:line="240" w:lineRule="auto"/>
        <w:outlineLvl w:val="2"/>
        <w:rPr>
          <w:rFonts w:ascii="Times New Roman" w:eastAsia="Times New Roman" w:hAnsi="Times New Roman" w:cs="Times New Roman"/>
          <w:sz w:val="24"/>
          <w:szCs w:val="24"/>
        </w:rPr>
      </w:pPr>
      <w:r w:rsidRPr="00273020">
        <w:rPr>
          <w:rFonts w:ascii="Times New Roman" w:eastAsia="Times New Roman" w:hAnsi="Times New Roman" w:cs="Times New Roman"/>
          <w:sz w:val="24"/>
          <w:szCs w:val="24"/>
        </w:rPr>
        <w:t>Drug Discovery</w:t>
      </w:r>
    </w:p>
    <w:p w14:paraId="216EF2EA" w14:textId="77777777" w:rsidR="000A4AF5" w:rsidRPr="00273020" w:rsidRDefault="000A4AF5" w:rsidP="000A4AF5">
      <w:pPr>
        <w:pStyle w:val="ListParagraph"/>
        <w:numPr>
          <w:ilvl w:val="0"/>
          <w:numId w:val="21"/>
        </w:numPr>
        <w:spacing w:before="100" w:beforeAutospacing="1" w:after="100" w:afterAutospacing="1" w:line="240" w:lineRule="auto"/>
        <w:outlineLvl w:val="2"/>
        <w:rPr>
          <w:rFonts w:ascii="Times New Roman" w:eastAsia="Times New Roman" w:hAnsi="Times New Roman" w:cs="Times New Roman"/>
          <w:sz w:val="24"/>
          <w:szCs w:val="24"/>
        </w:rPr>
      </w:pPr>
      <w:r w:rsidRPr="00273020">
        <w:rPr>
          <w:rFonts w:ascii="Times New Roman" w:eastAsia="Times New Roman" w:hAnsi="Times New Roman" w:cs="Times New Roman"/>
          <w:sz w:val="24"/>
          <w:szCs w:val="24"/>
        </w:rPr>
        <w:t>Vaccine Research</w:t>
      </w:r>
    </w:p>
    <w:p w14:paraId="3869AC89" w14:textId="77777777" w:rsidR="000A4AF5" w:rsidRPr="00273020" w:rsidRDefault="000A4AF5" w:rsidP="000A4AF5">
      <w:pPr>
        <w:pStyle w:val="ListParagraph"/>
        <w:numPr>
          <w:ilvl w:val="0"/>
          <w:numId w:val="21"/>
        </w:numPr>
        <w:spacing w:before="100" w:beforeAutospacing="1" w:after="100" w:afterAutospacing="1" w:line="240" w:lineRule="auto"/>
        <w:outlineLvl w:val="2"/>
        <w:rPr>
          <w:rFonts w:ascii="Times New Roman" w:eastAsia="Times New Roman" w:hAnsi="Times New Roman" w:cs="Times New Roman"/>
          <w:sz w:val="24"/>
          <w:szCs w:val="24"/>
        </w:rPr>
      </w:pPr>
      <w:r w:rsidRPr="00273020">
        <w:rPr>
          <w:rFonts w:ascii="Times New Roman" w:eastAsia="Times New Roman" w:hAnsi="Times New Roman" w:cs="Times New Roman"/>
          <w:sz w:val="24"/>
          <w:szCs w:val="24"/>
        </w:rPr>
        <w:t>Industrial Biotechnology</w:t>
      </w:r>
    </w:p>
    <w:p w14:paraId="490CE015" w14:textId="77777777" w:rsidR="000A4AF5" w:rsidRPr="00273020" w:rsidRDefault="000A4AF5" w:rsidP="000A4AF5">
      <w:pPr>
        <w:pStyle w:val="ListParagraph"/>
        <w:numPr>
          <w:ilvl w:val="0"/>
          <w:numId w:val="21"/>
        </w:numPr>
        <w:spacing w:before="100" w:beforeAutospacing="1" w:after="100" w:afterAutospacing="1" w:line="240" w:lineRule="auto"/>
        <w:outlineLvl w:val="2"/>
        <w:rPr>
          <w:rFonts w:ascii="Times New Roman" w:eastAsia="Times New Roman" w:hAnsi="Times New Roman" w:cs="Times New Roman"/>
          <w:sz w:val="24"/>
          <w:szCs w:val="24"/>
        </w:rPr>
      </w:pPr>
      <w:r w:rsidRPr="00273020">
        <w:rPr>
          <w:rFonts w:ascii="Times New Roman" w:eastAsia="Times New Roman" w:hAnsi="Times New Roman" w:cs="Times New Roman"/>
          <w:sz w:val="24"/>
          <w:szCs w:val="24"/>
        </w:rPr>
        <w:t>Synthetic Biology</w:t>
      </w:r>
    </w:p>
    <w:p w14:paraId="0DFD5714" w14:textId="77777777" w:rsidR="000A4AF5" w:rsidRPr="00273020" w:rsidRDefault="000A4AF5" w:rsidP="000A4AF5">
      <w:pPr>
        <w:pStyle w:val="ListParagraph"/>
        <w:numPr>
          <w:ilvl w:val="0"/>
          <w:numId w:val="21"/>
        </w:numPr>
        <w:spacing w:before="100" w:beforeAutospacing="1" w:after="100" w:afterAutospacing="1" w:line="240" w:lineRule="auto"/>
        <w:outlineLvl w:val="2"/>
        <w:rPr>
          <w:rFonts w:ascii="Times New Roman" w:eastAsia="Times New Roman" w:hAnsi="Times New Roman" w:cs="Times New Roman"/>
          <w:sz w:val="24"/>
          <w:szCs w:val="24"/>
        </w:rPr>
      </w:pPr>
      <w:r w:rsidRPr="00273020">
        <w:rPr>
          <w:rFonts w:ascii="Times New Roman" w:eastAsia="Times New Roman" w:hAnsi="Times New Roman" w:cs="Times New Roman"/>
          <w:sz w:val="24"/>
          <w:szCs w:val="24"/>
        </w:rPr>
        <w:lastRenderedPageBreak/>
        <w:t>Bioprocess Innovation</w:t>
      </w:r>
    </w:p>
    <w:p w14:paraId="4B025EC0" w14:textId="77777777" w:rsidR="000A4AF5" w:rsidRPr="0016230C" w:rsidRDefault="000A4AF5" w:rsidP="000A4AF5">
      <w:pPr>
        <w:spacing w:before="100" w:beforeAutospacing="1" w:after="100" w:afterAutospacing="1" w:line="240" w:lineRule="auto"/>
        <w:outlineLvl w:val="2"/>
        <w:rPr>
          <w:rFonts w:ascii="Times New Roman" w:eastAsia="Times New Roman" w:hAnsi="Times New Roman" w:cs="Times New Roman"/>
          <w:b/>
          <w:bCs/>
          <w:sz w:val="27"/>
          <w:szCs w:val="27"/>
        </w:rPr>
      </w:pPr>
      <w:r w:rsidRPr="0016230C">
        <w:rPr>
          <w:rFonts w:ascii="Times New Roman" w:eastAsia="Times New Roman" w:hAnsi="Times New Roman" w:cs="Times New Roman"/>
          <w:b/>
          <w:bCs/>
          <w:sz w:val="27"/>
          <w:szCs w:val="27"/>
        </w:rPr>
        <w:t>Revenue Generation Strategies</w:t>
      </w:r>
    </w:p>
    <w:p w14:paraId="34F9C657" w14:textId="77777777" w:rsidR="000A4AF5" w:rsidRPr="0016230C" w:rsidRDefault="000A4AF5" w:rsidP="000A4AF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Collaborate with pharmaceutical industries.</w:t>
      </w:r>
    </w:p>
    <w:p w14:paraId="6D3AC23B" w14:textId="77777777" w:rsidR="000A4AF5" w:rsidRPr="0016230C" w:rsidRDefault="000A4AF5" w:rsidP="000A4AF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Establish testing and analytical service facilities.</w:t>
      </w:r>
    </w:p>
    <w:p w14:paraId="023A4E58" w14:textId="77777777" w:rsidR="000A4AF5" w:rsidRPr="0016230C" w:rsidRDefault="000A4AF5" w:rsidP="000A4AF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Offer validation and quality-control consultancy.</w:t>
      </w:r>
    </w:p>
    <w:p w14:paraId="11DC31A8" w14:textId="77777777" w:rsidR="000A4AF5" w:rsidRPr="0016230C" w:rsidRDefault="000A4AF5" w:rsidP="000A4AF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Develop industry-sponsored research projects.</w:t>
      </w:r>
    </w:p>
    <w:p w14:paraId="4769A98A" w14:textId="5C2E6C15" w:rsidR="000A4AF5" w:rsidRPr="0016230C" w:rsidRDefault="000A4AF5" w:rsidP="000A4AF5">
      <w:pPr>
        <w:spacing w:before="100" w:beforeAutospacing="1" w:after="100" w:afterAutospacing="1" w:line="240" w:lineRule="auto"/>
        <w:outlineLvl w:val="1"/>
        <w:rPr>
          <w:rFonts w:ascii="Times New Roman" w:eastAsia="Times New Roman" w:hAnsi="Times New Roman" w:cs="Times New Roman"/>
          <w:b/>
          <w:bCs/>
          <w:sz w:val="36"/>
          <w:szCs w:val="36"/>
        </w:rPr>
      </w:pPr>
      <w:r w:rsidRPr="00994516">
        <w:rPr>
          <w:rFonts w:ascii="Times New Roman" w:eastAsia="Times New Roman" w:hAnsi="Times New Roman" w:cs="Times New Roman"/>
          <w:b/>
          <w:bCs/>
          <w:sz w:val="36"/>
          <w:szCs w:val="36"/>
        </w:rPr>
        <w:t xml:space="preserve">Faculty of Management Studies </w:t>
      </w:r>
      <w:r>
        <w:rPr>
          <w:rFonts w:ascii="Times New Roman" w:eastAsia="Times New Roman" w:hAnsi="Times New Roman" w:cs="Times New Roman"/>
          <w:b/>
          <w:bCs/>
          <w:sz w:val="36"/>
          <w:szCs w:val="36"/>
        </w:rPr>
        <w:t>(VMPIM,</w:t>
      </w:r>
      <w:ins w:id="5" w:author="Ajay Gupta" w:date="2026-07-02T15:34:00Z" w16du:dateUtc="2026-07-02T10:04:00Z">
        <w:r w:rsidR="0073588C">
          <w:rPr>
            <w:rFonts w:ascii="Times New Roman" w:eastAsia="Times New Roman" w:hAnsi="Times New Roman" w:cs="Times New Roman"/>
            <w:b/>
            <w:bCs/>
            <w:sz w:val="36"/>
            <w:szCs w:val="36"/>
          </w:rPr>
          <w:t xml:space="preserve"> </w:t>
        </w:r>
      </w:ins>
      <w:r>
        <w:rPr>
          <w:rFonts w:ascii="Times New Roman" w:eastAsia="Times New Roman" w:hAnsi="Times New Roman" w:cs="Times New Roman"/>
          <w:b/>
          <w:bCs/>
          <w:sz w:val="36"/>
          <w:szCs w:val="36"/>
        </w:rPr>
        <w:t>CMSR,</w:t>
      </w:r>
      <w:ins w:id="6" w:author="Ajay Gupta" w:date="2026-07-02T15:34:00Z" w16du:dateUtc="2026-07-02T10:04:00Z">
        <w:r w:rsidR="0073588C">
          <w:rPr>
            <w:rFonts w:ascii="Times New Roman" w:eastAsia="Times New Roman" w:hAnsi="Times New Roman" w:cs="Times New Roman"/>
            <w:b/>
            <w:bCs/>
            <w:sz w:val="36"/>
            <w:szCs w:val="36"/>
          </w:rPr>
          <w:t xml:space="preserve"> </w:t>
        </w:r>
      </w:ins>
      <w:proofErr w:type="spellStart"/>
      <w:r>
        <w:rPr>
          <w:rFonts w:ascii="Times New Roman" w:eastAsia="Times New Roman" w:hAnsi="Times New Roman" w:cs="Times New Roman"/>
          <w:b/>
          <w:bCs/>
          <w:sz w:val="36"/>
          <w:szCs w:val="36"/>
        </w:rPr>
        <w:t>VMPCIMS</w:t>
      </w:r>
      <w:proofErr w:type="spellEnd"/>
      <w:r>
        <w:rPr>
          <w:rFonts w:ascii="Times New Roman" w:eastAsia="Times New Roman" w:hAnsi="Times New Roman" w:cs="Times New Roman"/>
          <w:b/>
          <w:bCs/>
          <w:sz w:val="36"/>
          <w:szCs w:val="36"/>
        </w:rPr>
        <w:t>)</w:t>
      </w:r>
    </w:p>
    <w:p w14:paraId="3B99E3C2" w14:textId="77777777" w:rsidR="000A4AF5" w:rsidRPr="0016230C" w:rsidRDefault="000A4AF5" w:rsidP="000A4AF5">
      <w:pPr>
        <w:spacing w:before="100" w:beforeAutospacing="1" w:after="100" w:afterAutospacing="1" w:line="240" w:lineRule="auto"/>
        <w:outlineLvl w:val="2"/>
        <w:rPr>
          <w:rFonts w:ascii="Times New Roman" w:eastAsia="Times New Roman" w:hAnsi="Times New Roman" w:cs="Times New Roman"/>
          <w:b/>
          <w:bCs/>
          <w:sz w:val="27"/>
          <w:szCs w:val="27"/>
        </w:rPr>
      </w:pPr>
      <w:r w:rsidRPr="0016230C">
        <w:rPr>
          <w:rFonts w:ascii="Times New Roman" w:eastAsia="Times New Roman" w:hAnsi="Times New Roman" w:cs="Times New Roman"/>
          <w:b/>
          <w:bCs/>
          <w:sz w:val="27"/>
          <w:szCs w:val="27"/>
        </w:rPr>
        <w:t>Potential Industries</w:t>
      </w:r>
    </w:p>
    <w:p w14:paraId="19C34E0A" w14:textId="77777777" w:rsidR="000A4AF5" w:rsidRPr="0016230C" w:rsidRDefault="000A4AF5" w:rsidP="000A4AF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MSMEs</w:t>
      </w:r>
    </w:p>
    <w:p w14:paraId="749590D3" w14:textId="77777777" w:rsidR="000A4AF5" w:rsidRPr="0016230C" w:rsidRDefault="000A4AF5" w:rsidP="000A4AF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Banking Sector</w:t>
      </w:r>
    </w:p>
    <w:p w14:paraId="28E1DB86" w14:textId="77777777" w:rsidR="000A4AF5" w:rsidRPr="0016230C" w:rsidRDefault="000A4AF5" w:rsidP="000A4AF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Corporate Organizations</w:t>
      </w:r>
    </w:p>
    <w:p w14:paraId="7BAF7AAB" w14:textId="77777777" w:rsidR="000A4AF5" w:rsidRPr="0016230C" w:rsidRDefault="000A4AF5" w:rsidP="000A4AF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Startups</w:t>
      </w:r>
    </w:p>
    <w:p w14:paraId="1601EDE8" w14:textId="77777777" w:rsidR="000A4AF5" w:rsidRPr="0016230C" w:rsidRDefault="000A4AF5" w:rsidP="000A4AF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Family-Owned Businesses</w:t>
      </w:r>
    </w:p>
    <w:p w14:paraId="63109374" w14:textId="77777777" w:rsidR="000A4AF5" w:rsidRPr="0016230C" w:rsidRDefault="000A4AF5" w:rsidP="000A4AF5">
      <w:pPr>
        <w:spacing w:before="100" w:beforeAutospacing="1" w:after="100" w:afterAutospacing="1" w:line="240" w:lineRule="auto"/>
        <w:outlineLvl w:val="2"/>
        <w:rPr>
          <w:rFonts w:ascii="Times New Roman" w:eastAsia="Times New Roman" w:hAnsi="Times New Roman" w:cs="Times New Roman"/>
          <w:b/>
          <w:bCs/>
          <w:sz w:val="27"/>
          <w:szCs w:val="27"/>
        </w:rPr>
      </w:pPr>
      <w:r w:rsidRPr="0016230C">
        <w:rPr>
          <w:rFonts w:ascii="Times New Roman" w:eastAsia="Times New Roman" w:hAnsi="Times New Roman" w:cs="Times New Roman"/>
          <w:b/>
          <w:bCs/>
          <w:sz w:val="27"/>
          <w:szCs w:val="27"/>
        </w:rPr>
        <w:t>Consultancy Services</w:t>
      </w:r>
    </w:p>
    <w:p w14:paraId="0DF5AF7F" w14:textId="77777777" w:rsidR="000A4AF5" w:rsidRPr="0055064A" w:rsidRDefault="000A4AF5" w:rsidP="000A4AF5">
      <w:pPr>
        <w:pStyle w:val="ListParagraph"/>
        <w:numPr>
          <w:ilvl w:val="0"/>
          <w:numId w:val="22"/>
        </w:numPr>
        <w:spacing w:before="100" w:beforeAutospacing="1" w:after="100" w:afterAutospacing="1" w:line="240" w:lineRule="auto"/>
        <w:outlineLvl w:val="2"/>
        <w:rPr>
          <w:rFonts w:ascii="Times New Roman" w:eastAsia="Times New Roman" w:hAnsi="Times New Roman" w:cs="Times New Roman"/>
          <w:sz w:val="24"/>
          <w:szCs w:val="24"/>
        </w:rPr>
      </w:pPr>
      <w:r w:rsidRPr="0055064A">
        <w:rPr>
          <w:rFonts w:ascii="Times New Roman" w:eastAsia="Times New Roman" w:hAnsi="Times New Roman" w:cs="Times New Roman"/>
          <w:sz w:val="24"/>
          <w:szCs w:val="24"/>
        </w:rPr>
        <w:t>Innovation Management</w:t>
      </w:r>
    </w:p>
    <w:p w14:paraId="255A5343" w14:textId="77777777" w:rsidR="000A4AF5" w:rsidRPr="0055064A" w:rsidRDefault="000A4AF5" w:rsidP="000A4AF5">
      <w:pPr>
        <w:pStyle w:val="ListParagraph"/>
        <w:numPr>
          <w:ilvl w:val="0"/>
          <w:numId w:val="22"/>
        </w:numPr>
        <w:spacing w:before="100" w:beforeAutospacing="1" w:after="100" w:afterAutospacing="1" w:line="240" w:lineRule="auto"/>
        <w:outlineLvl w:val="2"/>
        <w:rPr>
          <w:rFonts w:ascii="Times New Roman" w:eastAsia="Times New Roman" w:hAnsi="Times New Roman" w:cs="Times New Roman"/>
          <w:sz w:val="24"/>
          <w:szCs w:val="24"/>
        </w:rPr>
      </w:pPr>
      <w:r w:rsidRPr="0055064A">
        <w:rPr>
          <w:rFonts w:ascii="Times New Roman" w:eastAsia="Times New Roman" w:hAnsi="Times New Roman" w:cs="Times New Roman"/>
          <w:sz w:val="24"/>
          <w:szCs w:val="24"/>
        </w:rPr>
        <w:t>MSME Research</w:t>
      </w:r>
    </w:p>
    <w:p w14:paraId="1538E6B1" w14:textId="77777777" w:rsidR="000A4AF5" w:rsidRPr="0055064A" w:rsidRDefault="000A4AF5" w:rsidP="000A4AF5">
      <w:pPr>
        <w:pStyle w:val="ListParagraph"/>
        <w:numPr>
          <w:ilvl w:val="0"/>
          <w:numId w:val="22"/>
        </w:numPr>
        <w:spacing w:before="100" w:beforeAutospacing="1" w:after="100" w:afterAutospacing="1" w:line="240" w:lineRule="auto"/>
        <w:outlineLvl w:val="2"/>
        <w:rPr>
          <w:rFonts w:ascii="Times New Roman" w:eastAsia="Times New Roman" w:hAnsi="Times New Roman" w:cs="Times New Roman"/>
          <w:sz w:val="24"/>
          <w:szCs w:val="24"/>
        </w:rPr>
      </w:pPr>
      <w:r w:rsidRPr="0055064A">
        <w:rPr>
          <w:rFonts w:ascii="Times New Roman" w:eastAsia="Times New Roman" w:hAnsi="Times New Roman" w:cs="Times New Roman"/>
          <w:sz w:val="24"/>
          <w:szCs w:val="24"/>
        </w:rPr>
        <w:t>Digital Business Research</w:t>
      </w:r>
    </w:p>
    <w:p w14:paraId="42F6D45D" w14:textId="77777777" w:rsidR="000A4AF5" w:rsidRPr="0055064A" w:rsidRDefault="000A4AF5" w:rsidP="000A4AF5">
      <w:pPr>
        <w:pStyle w:val="ListParagraph"/>
        <w:numPr>
          <w:ilvl w:val="0"/>
          <w:numId w:val="22"/>
        </w:numPr>
        <w:spacing w:before="100" w:beforeAutospacing="1" w:after="100" w:afterAutospacing="1" w:line="240" w:lineRule="auto"/>
        <w:outlineLvl w:val="2"/>
        <w:rPr>
          <w:rFonts w:ascii="Times New Roman" w:eastAsia="Times New Roman" w:hAnsi="Times New Roman" w:cs="Times New Roman"/>
          <w:b/>
          <w:bCs/>
          <w:sz w:val="27"/>
          <w:szCs w:val="27"/>
        </w:rPr>
      </w:pPr>
      <w:r w:rsidRPr="0055064A">
        <w:rPr>
          <w:rFonts w:ascii="Times New Roman" w:eastAsia="Times New Roman" w:hAnsi="Times New Roman" w:cs="Times New Roman"/>
          <w:sz w:val="24"/>
          <w:szCs w:val="24"/>
        </w:rPr>
        <w:t>Sustainability Research</w:t>
      </w:r>
    </w:p>
    <w:p w14:paraId="123DD93E" w14:textId="77777777" w:rsidR="000A4AF5" w:rsidRPr="0016230C" w:rsidRDefault="000A4AF5" w:rsidP="000A4AF5">
      <w:pPr>
        <w:spacing w:before="100" w:beforeAutospacing="1" w:after="100" w:afterAutospacing="1" w:line="240" w:lineRule="auto"/>
        <w:outlineLvl w:val="2"/>
        <w:rPr>
          <w:rFonts w:ascii="Times New Roman" w:eastAsia="Times New Roman" w:hAnsi="Times New Roman" w:cs="Times New Roman"/>
          <w:b/>
          <w:bCs/>
          <w:sz w:val="27"/>
          <w:szCs w:val="27"/>
        </w:rPr>
      </w:pPr>
      <w:r w:rsidRPr="0016230C">
        <w:rPr>
          <w:rFonts w:ascii="Times New Roman" w:eastAsia="Times New Roman" w:hAnsi="Times New Roman" w:cs="Times New Roman"/>
          <w:b/>
          <w:bCs/>
          <w:sz w:val="27"/>
          <w:szCs w:val="27"/>
        </w:rPr>
        <w:t>Revenue Generation Strategies</w:t>
      </w:r>
    </w:p>
    <w:p w14:paraId="69C3D0C0" w14:textId="77777777" w:rsidR="000A4AF5" w:rsidRPr="0016230C" w:rsidRDefault="000A4AF5" w:rsidP="000A4AF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Create MSME Consultancy Support Centre.</w:t>
      </w:r>
    </w:p>
    <w:p w14:paraId="182C3C8E" w14:textId="77777777" w:rsidR="000A4AF5" w:rsidRPr="0016230C" w:rsidRDefault="000A4AF5" w:rsidP="000A4AF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Offer startup mentoring and business planning services.</w:t>
      </w:r>
    </w:p>
    <w:p w14:paraId="741BCF27" w14:textId="77777777" w:rsidR="000A4AF5" w:rsidRPr="0016230C" w:rsidRDefault="000A4AF5" w:rsidP="000A4AF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Conduct executive development programmes.</w:t>
      </w:r>
    </w:p>
    <w:p w14:paraId="69E6F484" w14:textId="77777777" w:rsidR="000A4AF5" w:rsidRDefault="000A4AF5" w:rsidP="000A4AF5">
      <w:pPr>
        <w:pStyle w:val="Heading3"/>
        <w:rPr>
          <w:rStyle w:val="Strong"/>
          <w:b/>
          <w:bCs/>
          <w:sz w:val="36"/>
          <w:szCs w:val="36"/>
        </w:rPr>
      </w:pPr>
      <w:r w:rsidRPr="00534DF9">
        <w:rPr>
          <w:sz w:val="36"/>
          <w:szCs w:val="36"/>
        </w:rPr>
        <w:t>Faculty of architecture, Design &amp; Planning</w:t>
      </w:r>
      <w:r w:rsidRPr="00534DF9">
        <w:rPr>
          <w:rStyle w:val="Strong"/>
          <w:b/>
          <w:bCs/>
          <w:sz w:val="36"/>
          <w:szCs w:val="36"/>
        </w:rPr>
        <w:t xml:space="preserve"> </w:t>
      </w:r>
    </w:p>
    <w:p w14:paraId="5C3F54C7" w14:textId="77777777" w:rsidR="000A4AF5" w:rsidRDefault="000A4AF5" w:rsidP="000A4AF5">
      <w:pPr>
        <w:pStyle w:val="Heading3"/>
      </w:pPr>
      <w:r>
        <w:rPr>
          <w:rStyle w:val="Strong"/>
          <w:b/>
          <w:bCs/>
        </w:rPr>
        <w:t>Potential Industries</w:t>
      </w:r>
    </w:p>
    <w:p w14:paraId="04A4348F" w14:textId="77777777" w:rsidR="000A4AF5" w:rsidRPr="00304A5F" w:rsidRDefault="000A4AF5" w:rsidP="000A4AF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04A5F">
        <w:rPr>
          <w:rFonts w:ascii="Times New Roman" w:eastAsia="Times New Roman" w:hAnsi="Times New Roman" w:cs="Times New Roman"/>
          <w:sz w:val="24"/>
          <w:szCs w:val="24"/>
        </w:rPr>
        <w:t xml:space="preserve">Smart City Development Organizations </w:t>
      </w:r>
    </w:p>
    <w:p w14:paraId="2A80F265" w14:textId="77777777" w:rsidR="000A4AF5" w:rsidRPr="00304A5F" w:rsidRDefault="000A4AF5" w:rsidP="000A4AF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04A5F">
        <w:rPr>
          <w:rFonts w:ascii="Times New Roman" w:eastAsia="Times New Roman" w:hAnsi="Times New Roman" w:cs="Times New Roman"/>
          <w:sz w:val="24"/>
          <w:szCs w:val="24"/>
        </w:rPr>
        <w:t xml:space="preserve">Infrastructure and EPC Companies </w:t>
      </w:r>
    </w:p>
    <w:p w14:paraId="2FDFD91F" w14:textId="77777777" w:rsidR="000A4AF5" w:rsidRPr="00304A5F" w:rsidRDefault="000A4AF5" w:rsidP="000A4AF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04A5F">
        <w:rPr>
          <w:rFonts w:ascii="Times New Roman" w:eastAsia="Times New Roman" w:hAnsi="Times New Roman" w:cs="Times New Roman"/>
          <w:sz w:val="24"/>
          <w:szCs w:val="24"/>
        </w:rPr>
        <w:t xml:space="preserve">Real Estate Developers </w:t>
      </w:r>
    </w:p>
    <w:p w14:paraId="3999383A" w14:textId="77777777" w:rsidR="000A4AF5" w:rsidRPr="00304A5F" w:rsidRDefault="000A4AF5" w:rsidP="000A4AF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04A5F">
        <w:rPr>
          <w:rFonts w:ascii="Times New Roman" w:eastAsia="Times New Roman" w:hAnsi="Times New Roman" w:cs="Times New Roman"/>
          <w:sz w:val="24"/>
          <w:szCs w:val="24"/>
        </w:rPr>
        <w:t xml:space="preserve">Urban Development Authorities </w:t>
      </w:r>
    </w:p>
    <w:p w14:paraId="460EEB3A" w14:textId="77777777" w:rsidR="000A4AF5" w:rsidRPr="00304A5F" w:rsidRDefault="000A4AF5" w:rsidP="000A4AF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04A5F">
        <w:rPr>
          <w:rFonts w:ascii="Times New Roman" w:eastAsia="Times New Roman" w:hAnsi="Times New Roman" w:cs="Times New Roman"/>
          <w:sz w:val="24"/>
          <w:szCs w:val="24"/>
        </w:rPr>
        <w:t xml:space="preserve">Sustainable Building Technology Companies </w:t>
      </w:r>
    </w:p>
    <w:p w14:paraId="4562E7F6" w14:textId="77777777" w:rsidR="000A4AF5" w:rsidRPr="00304A5F" w:rsidRDefault="000A4AF5" w:rsidP="000A4AF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04A5F">
        <w:rPr>
          <w:rFonts w:ascii="Times New Roman" w:eastAsia="Times New Roman" w:hAnsi="Times New Roman" w:cs="Times New Roman"/>
          <w:sz w:val="24"/>
          <w:szCs w:val="24"/>
        </w:rPr>
        <w:t xml:space="preserve">GIS and Geospatial Companies </w:t>
      </w:r>
    </w:p>
    <w:p w14:paraId="7E69A4AD" w14:textId="77777777" w:rsidR="000A4AF5" w:rsidRPr="00304A5F" w:rsidRDefault="000A4AF5" w:rsidP="000A4AF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04A5F">
        <w:rPr>
          <w:rFonts w:ascii="Times New Roman" w:eastAsia="Times New Roman" w:hAnsi="Times New Roman" w:cs="Times New Roman"/>
          <w:sz w:val="24"/>
          <w:szCs w:val="24"/>
        </w:rPr>
        <w:t xml:space="preserve">Construction Technology Firms </w:t>
      </w:r>
    </w:p>
    <w:p w14:paraId="35DF78A9" w14:textId="77777777" w:rsidR="000A4AF5" w:rsidRPr="00304A5F" w:rsidRDefault="000A4AF5" w:rsidP="000A4AF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04A5F">
        <w:rPr>
          <w:rFonts w:ascii="Times New Roman" w:eastAsia="Times New Roman" w:hAnsi="Times New Roman" w:cs="Times New Roman"/>
          <w:sz w:val="24"/>
          <w:szCs w:val="24"/>
        </w:rPr>
        <w:lastRenderedPageBreak/>
        <w:t xml:space="preserve">Heritage Conservation Organizations </w:t>
      </w:r>
    </w:p>
    <w:p w14:paraId="5924AFF4" w14:textId="77777777" w:rsidR="000A4AF5" w:rsidRPr="00304A5F" w:rsidRDefault="000A4AF5" w:rsidP="000A4AF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04A5F">
        <w:rPr>
          <w:rFonts w:ascii="Times New Roman" w:eastAsia="Times New Roman" w:hAnsi="Times New Roman" w:cs="Times New Roman"/>
          <w:sz w:val="24"/>
          <w:szCs w:val="24"/>
        </w:rPr>
        <w:t xml:space="preserve">Government Planning Agencies </w:t>
      </w:r>
    </w:p>
    <w:p w14:paraId="6F7F0532" w14:textId="77777777" w:rsidR="000A4AF5" w:rsidRPr="00304A5F" w:rsidRDefault="000A4AF5" w:rsidP="000A4AF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04A5F">
        <w:rPr>
          <w:rFonts w:ascii="Times New Roman" w:eastAsia="Times New Roman" w:hAnsi="Times New Roman" w:cs="Times New Roman"/>
          <w:sz w:val="24"/>
          <w:szCs w:val="24"/>
        </w:rPr>
        <w:t xml:space="preserve">Environmental Consulting Firms </w:t>
      </w:r>
    </w:p>
    <w:p w14:paraId="76F73C08" w14:textId="77777777" w:rsidR="000A4AF5" w:rsidRPr="00304A5F" w:rsidRDefault="000A4AF5" w:rsidP="000A4AF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04A5F">
        <w:rPr>
          <w:rFonts w:ascii="Times New Roman" w:eastAsia="Times New Roman" w:hAnsi="Times New Roman" w:cs="Times New Roman"/>
          <w:sz w:val="24"/>
          <w:szCs w:val="24"/>
        </w:rPr>
        <w:t xml:space="preserve">Research Organizations </w:t>
      </w:r>
    </w:p>
    <w:p w14:paraId="05C6FC44" w14:textId="77777777" w:rsidR="000A4AF5" w:rsidRPr="00304A5F" w:rsidRDefault="000A4AF5" w:rsidP="000A4AF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04A5F">
        <w:rPr>
          <w:rFonts w:ascii="Times New Roman" w:eastAsia="Times New Roman" w:hAnsi="Times New Roman" w:cs="Times New Roman"/>
          <w:sz w:val="24"/>
          <w:szCs w:val="24"/>
        </w:rPr>
        <w:t xml:space="preserve">Design Innovation Start-ups </w:t>
      </w:r>
    </w:p>
    <w:p w14:paraId="3DC86BD5" w14:textId="77777777" w:rsidR="000A4AF5" w:rsidRDefault="000A4AF5" w:rsidP="000A4AF5">
      <w:pPr>
        <w:pStyle w:val="Heading3"/>
      </w:pPr>
      <w:r>
        <w:rPr>
          <w:rStyle w:val="Strong"/>
          <w:b/>
          <w:bCs/>
        </w:rPr>
        <w:t>Consultancy Services</w:t>
      </w:r>
    </w:p>
    <w:p w14:paraId="4CDDADE2" w14:textId="77777777" w:rsidR="000A4AF5" w:rsidRPr="00304A5F" w:rsidRDefault="000A4AF5" w:rsidP="000A4AF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04A5F">
        <w:rPr>
          <w:rFonts w:ascii="Times New Roman" w:eastAsia="Times New Roman" w:hAnsi="Times New Roman" w:cs="Times New Roman"/>
          <w:sz w:val="24"/>
          <w:szCs w:val="24"/>
        </w:rPr>
        <w:t xml:space="preserve">Urban Research and Policy Development </w:t>
      </w:r>
    </w:p>
    <w:p w14:paraId="6F649954" w14:textId="77777777" w:rsidR="000A4AF5" w:rsidRPr="00304A5F" w:rsidRDefault="000A4AF5" w:rsidP="000A4AF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04A5F">
        <w:rPr>
          <w:rFonts w:ascii="Times New Roman" w:eastAsia="Times New Roman" w:hAnsi="Times New Roman" w:cs="Times New Roman"/>
          <w:sz w:val="24"/>
          <w:szCs w:val="24"/>
        </w:rPr>
        <w:t xml:space="preserve">Smart City Research and Innovation </w:t>
      </w:r>
    </w:p>
    <w:p w14:paraId="015B30BE" w14:textId="77777777" w:rsidR="000A4AF5" w:rsidRPr="00304A5F" w:rsidRDefault="000A4AF5" w:rsidP="000A4AF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04A5F">
        <w:rPr>
          <w:rFonts w:ascii="Times New Roman" w:eastAsia="Times New Roman" w:hAnsi="Times New Roman" w:cs="Times New Roman"/>
          <w:sz w:val="24"/>
          <w:szCs w:val="24"/>
        </w:rPr>
        <w:t xml:space="preserve">Sustainable and Green Building Research </w:t>
      </w:r>
    </w:p>
    <w:p w14:paraId="22699B01" w14:textId="77777777" w:rsidR="000A4AF5" w:rsidRPr="00304A5F" w:rsidRDefault="000A4AF5" w:rsidP="000A4AF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04A5F">
        <w:rPr>
          <w:rFonts w:ascii="Times New Roman" w:eastAsia="Times New Roman" w:hAnsi="Times New Roman" w:cs="Times New Roman"/>
          <w:sz w:val="24"/>
          <w:szCs w:val="24"/>
        </w:rPr>
        <w:t xml:space="preserve">Digital Twin and BIM Research </w:t>
      </w:r>
    </w:p>
    <w:p w14:paraId="486C2EC2" w14:textId="77777777" w:rsidR="000A4AF5" w:rsidRPr="00304A5F" w:rsidRDefault="000A4AF5" w:rsidP="000A4AF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04A5F">
        <w:rPr>
          <w:rFonts w:ascii="Times New Roman" w:eastAsia="Times New Roman" w:hAnsi="Times New Roman" w:cs="Times New Roman"/>
          <w:sz w:val="24"/>
          <w:szCs w:val="24"/>
        </w:rPr>
        <w:t xml:space="preserve">Climate-Resilient Urban Planning </w:t>
      </w:r>
    </w:p>
    <w:p w14:paraId="794AB30F" w14:textId="77777777" w:rsidR="000A4AF5" w:rsidRPr="00304A5F" w:rsidRDefault="000A4AF5" w:rsidP="000A4AF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04A5F">
        <w:rPr>
          <w:rFonts w:ascii="Times New Roman" w:eastAsia="Times New Roman" w:hAnsi="Times New Roman" w:cs="Times New Roman"/>
          <w:sz w:val="24"/>
          <w:szCs w:val="24"/>
        </w:rPr>
        <w:t xml:space="preserve">Heritage Conservation Research </w:t>
      </w:r>
    </w:p>
    <w:p w14:paraId="41C4423B" w14:textId="77777777" w:rsidR="000A4AF5" w:rsidRPr="00304A5F" w:rsidRDefault="000A4AF5" w:rsidP="000A4AF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04A5F">
        <w:rPr>
          <w:rFonts w:ascii="Times New Roman" w:eastAsia="Times New Roman" w:hAnsi="Times New Roman" w:cs="Times New Roman"/>
          <w:sz w:val="24"/>
          <w:szCs w:val="24"/>
        </w:rPr>
        <w:t xml:space="preserve">Built Environment Performance Studies </w:t>
      </w:r>
    </w:p>
    <w:p w14:paraId="212DADF9" w14:textId="77777777" w:rsidR="000A4AF5" w:rsidRPr="00304A5F" w:rsidRDefault="000A4AF5" w:rsidP="000A4AF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04A5F">
        <w:rPr>
          <w:rFonts w:ascii="Times New Roman" w:eastAsia="Times New Roman" w:hAnsi="Times New Roman" w:cs="Times New Roman"/>
          <w:sz w:val="24"/>
          <w:szCs w:val="24"/>
        </w:rPr>
        <w:t xml:space="preserve">GIS and Spatial Analytics Research </w:t>
      </w:r>
    </w:p>
    <w:p w14:paraId="7077E971" w14:textId="77777777" w:rsidR="000A4AF5" w:rsidRPr="00304A5F" w:rsidRDefault="000A4AF5" w:rsidP="000A4AF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04A5F">
        <w:rPr>
          <w:rFonts w:ascii="Times New Roman" w:eastAsia="Times New Roman" w:hAnsi="Times New Roman" w:cs="Times New Roman"/>
          <w:sz w:val="24"/>
          <w:szCs w:val="24"/>
        </w:rPr>
        <w:t xml:space="preserve">Design Innovation and Technology Transfer </w:t>
      </w:r>
    </w:p>
    <w:p w14:paraId="434398E6" w14:textId="77777777" w:rsidR="000A4AF5" w:rsidRPr="00304A5F" w:rsidRDefault="000A4AF5" w:rsidP="000A4AF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04A5F">
        <w:rPr>
          <w:rFonts w:ascii="Times New Roman" w:eastAsia="Times New Roman" w:hAnsi="Times New Roman" w:cs="Times New Roman"/>
          <w:sz w:val="24"/>
          <w:szCs w:val="24"/>
        </w:rPr>
        <w:t xml:space="preserve">Research Project Development and Technical Advisory </w:t>
      </w:r>
    </w:p>
    <w:p w14:paraId="134D8B58" w14:textId="77777777" w:rsidR="000A4AF5" w:rsidRDefault="000A4AF5" w:rsidP="000A4AF5">
      <w:pPr>
        <w:pStyle w:val="Heading3"/>
      </w:pPr>
      <w:r>
        <w:rPr>
          <w:rStyle w:val="Strong"/>
          <w:b/>
          <w:bCs/>
        </w:rPr>
        <w:t>Revenue Generation Strategies</w:t>
      </w:r>
    </w:p>
    <w:p w14:paraId="20E77601" w14:textId="77777777" w:rsidR="000A4AF5" w:rsidRPr="00304A5F" w:rsidRDefault="000A4AF5" w:rsidP="000A4AF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04A5F">
        <w:rPr>
          <w:rFonts w:ascii="Times New Roman" w:eastAsia="Times New Roman" w:hAnsi="Times New Roman" w:cs="Times New Roman"/>
          <w:sz w:val="24"/>
          <w:szCs w:val="24"/>
        </w:rPr>
        <w:t xml:space="preserve">Collaborate with Smart City projects and urban development agencies for research consultancy. </w:t>
      </w:r>
    </w:p>
    <w:p w14:paraId="6AA6BF54" w14:textId="77777777" w:rsidR="000A4AF5" w:rsidRPr="00304A5F" w:rsidRDefault="000A4AF5" w:rsidP="000A4AF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04A5F">
        <w:rPr>
          <w:rFonts w:ascii="Times New Roman" w:eastAsia="Times New Roman" w:hAnsi="Times New Roman" w:cs="Times New Roman"/>
          <w:sz w:val="24"/>
          <w:szCs w:val="24"/>
        </w:rPr>
        <w:t xml:space="preserve">Undertake sponsored research in sustainable infrastructure and urban planning. </w:t>
      </w:r>
    </w:p>
    <w:p w14:paraId="1A06F7D9" w14:textId="77777777" w:rsidR="000A4AF5" w:rsidRPr="00304A5F" w:rsidRDefault="000A4AF5" w:rsidP="000A4AF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04A5F">
        <w:rPr>
          <w:rFonts w:ascii="Times New Roman" w:eastAsia="Times New Roman" w:hAnsi="Times New Roman" w:cs="Times New Roman"/>
          <w:sz w:val="24"/>
          <w:szCs w:val="24"/>
        </w:rPr>
        <w:t xml:space="preserve">Establish a Centre for Smart Cities and Sustainable Built Environment. </w:t>
      </w:r>
    </w:p>
    <w:p w14:paraId="185EFCC0" w14:textId="77777777" w:rsidR="000A4AF5" w:rsidRPr="00304A5F" w:rsidRDefault="000A4AF5" w:rsidP="000A4AF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04A5F">
        <w:rPr>
          <w:rFonts w:ascii="Times New Roman" w:eastAsia="Times New Roman" w:hAnsi="Times New Roman" w:cs="Times New Roman"/>
          <w:sz w:val="24"/>
          <w:szCs w:val="24"/>
        </w:rPr>
        <w:t xml:space="preserve">Develop innovative planning tools and digital technologies for commercialization. </w:t>
      </w:r>
    </w:p>
    <w:p w14:paraId="0F131F14" w14:textId="77777777" w:rsidR="000A4AF5" w:rsidRPr="00304A5F" w:rsidRDefault="000A4AF5" w:rsidP="000A4AF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04A5F">
        <w:rPr>
          <w:rFonts w:ascii="Times New Roman" w:eastAsia="Times New Roman" w:hAnsi="Times New Roman" w:cs="Times New Roman"/>
          <w:sz w:val="24"/>
          <w:szCs w:val="24"/>
        </w:rPr>
        <w:t xml:space="preserve">Partner with industries and government agencies for collaborative R&amp;D projects. </w:t>
      </w:r>
    </w:p>
    <w:p w14:paraId="6B9C071F" w14:textId="77777777" w:rsidR="000A4AF5" w:rsidRPr="00304A5F" w:rsidRDefault="000A4AF5" w:rsidP="000A4AF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04A5F">
        <w:rPr>
          <w:rFonts w:ascii="Times New Roman" w:eastAsia="Times New Roman" w:hAnsi="Times New Roman" w:cs="Times New Roman"/>
          <w:sz w:val="24"/>
          <w:szCs w:val="24"/>
        </w:rPr>
        <w:t>Generate revenue through funded research, consultancy, and technology transfer.</w:t>
      </w:r>
    </w:p>
    <w:p w14:paraId="5BCA2DB1" w14:textId="1180E031" w:rsidR="000A4AF5" w:rsidRPr="0016230C" w:rsidRDefault="000A4AF5" w:rsidP="000A4AF5">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r w:rsidRPr="00897AA6">
        <w:rPr>
          <w:rFonts w:ascii="Times New Roman" w:eastAsia="Times New Roman" w:hAnsi="Times New Roman" w:cs="Times New Roman"/>
          <w:b/>
          <w:bCs/>
          <w:sz w:val="36"/>
          <w:szCs w:val="36"/>
        </w:rPr>
        <w:t xml:space="preserve">Faculty of Pharmacy </w:t>
      </w:r>
      <w:r>
        <w:rPr>
          <w:rFonts w:ascii="Times New Roman" w:eastAsia="Times New Roman" w:hAnsi="Times New Roman" w:cs="Times New Roman"/>
          <w:b/>
          <w:bCs/>
          <w:sz w:val="36"/>
          <w:szCs w:val="36"/>
        </w:rPr>
        <w:t>(</w:t>
      </w:r>
      <w:proofErr w:type="spellStart"/>
      <w:r>
        <w:rPr>
          <w:rFonts w:ascii="Times New Roman" w:eastAsia="Times New Roman" w:hAnsi="Times New Roman" w:cs="Times New Roman"/>
          <w:b/>
          <w:bCs/>
          <w:sz w:val="36"/>
          <w:szCs w:val="36"/>
        </w:rPr>
        <w:t>IOP</w:t>
      </w:r>
      <w:ins w:id="7" w:author="Ajay Gupta" w:date="2026-07-02T15:34:00Z" w16du:dateUtc="2026-07-02T10:04:00Z">
        <w:r w:rsidR="0073588C">
          <w:rPr>
            <w:rFonts w:ascii="Times New Roman" w:eastAsia="Times New Roman" w:hAnsi="Times New Roman" w:cs="Times New Roman"/>
            <w:b/>
            <w:bCs/>
            <w:sz w:val="36"/>
            <w:szCs w:val="36"/>
          </w:rPr>
          <w:t>H</w:t>
        </w:r>
      </w:ins>
      <w:proofErr w:type="spellEnd"/>
      <w:r>
        <w:rPr>
          <w:rFonts w:ascii="Times New Roman" w:eastAsia="Times New Roman" w:hAnsi="Times New Roman" w:cs="Times New Roman"/>
          <w:b/>
          <w:bCs/>
          <w:sz w:val="36"/>
          <w:szCs w:val="36"/>
        </w:rPr>
        <w:t>/</w:t>
      </w:r>
      <w:proofErr w:type="spellStart"/>
      <w:r>
        <w:rPr>
          <w:rFonts w:ascii="Times New Roman" w:eastAsia="Times New Roman" w:hAnsi="Times New Roman" w:cs="Times New Roman"/>
          <w:b/>
          <w:bCs/>
          <w:sz w:val="36"/>
          <w:szCs w:val="36"/>
        </w:rPr>
        <w:t>SKPCE</w:t>
      </w:r>
      <w:ins w:id="8" w:author="Ajay Gupta" w:date="2026-07-02T15:34:00Z" w16du:dateUtc="2026-07-02T10:04:00Z">
        <w:r w:rsidR="0073588C">
          <w:rPr>
            <w:rFonts w:ascii="Times New Roman" w:eastAsia="Times New Roman" w:hAnsi="Times New Roman" w:cs="Times New Roman"/>
            <w:b/>
            <w:bCs/>
            <w:sz w:val="36"/>
            <w:szCs w:val="36"/>
          </w:rPr>
          <w:t>R</w:t>
        </w:r>
      </w:ins>
      <w:proofErr w:type="spellEnd"/>
      <w:r>
        <w:rPr>
          <w:rFonts w:ascii="Times New Roman" w:eastAsia="Times New Roman" w:hAnsi="Times New Roman" w:cs="Times New Roman"/>
          <w:b/>
          <w:bCs/>
          <w:sz w:val="36"/>
          <w:szCs w:val="36"/>
        </w:rPr>
        <w:t>)</w:t>
      </w:r>
    </w:p>
    <w:p w14:paraId="7647BBD6" w14:textId="77777777" w:rsidR="000A4AF5" w:rsidRPr="0016230C" w:rsidRDefault="000A4AF5" w:rsidP="000A4AF5">
      <w:pPr>
        <w:spacing w:before="100" w:beforeAutospacing="1" w:after="100" w:afterAutospacing="1" w:line="240" w:lineRule="auto"/>
        <w:outlineLvl w:val="2"/>
        <w:rPr>
          <w:rFonts w:ascii="Times New Roman" w:eastAsia="Times New Roman" w:hAnsi="Times New Roman" w:cs="Times New Roman"/>
          <w:b/>
          <w:bCs/>
          <w:sz w:val="27"/>
          <w:szCs w:val="27"/>
        </w:rPr>
      </w:pPr>
      <w:r w:rsidRPr="0016230C">
        <w:rPr>
          <w:rFonts w:ascii="Times New Roman" w:eastAsia="Times New Roman" w:hAnsi="Times New Roman" w:cs="Times New Roman"/>
          <w:b/>
          <w:bCs/>
          <w:sz w:val="27"/>
          <w:szCs w:val="27"/>
        </w:rPr>
        <w:t>Potential Industries</w:t>
      </w:r>
    </w:p>
    <w:p w14:paraId="38FDE718" w14:textId="77777777" w:rsidR="000A4AF5" w:rsidRPr="0016230C" w:rsidRDefault="000A4AF5" w:rsidP="000A4AF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Pharmaceutical Companies</w:t>
      </w:r>
    </w:p>
    <w:p w14:paraId="7F97625A" w14:textId="77777777" w:rsidR="000A4AF5" w:rsidRPr="0016230C" w:rsidRDefault="000A4AF5" w:rsidP="000A4AF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Drug Testing Laboratories</w:t>
      </w:r>
    </w:p>
    <w:p w14:paraId="6DA50057" w14:textId="77777777" w:rsidR="000A4AF5" w:rsidRPr="0016230C" w:rsidRDefault="000A4AF5" w:rsidP="000A4AF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Healthcare Organizations</w:t>
      </w:r>
    </w:p>
    <w:p w14:paraId="6E0B0E4D" w14:textId="77777777" w:rsidR="000A4AF5" w:rsidRPr="0016230C" w:rsidRDefault="000A4AF5" w:rsidP="000A4AF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Regulatory Agencies</w:t>
      </w:r>
    </w:p>
    <w:p w14:paraId="39309430" w14:textId="77777777" w:rsidR="000A4AF5" w:rsidRPr="0016230C" w:rsidRDefault="000A4AF5" w:rsidP="000A4AF5">
      <w:pPr>
        <w:spacing w:before="100" w:beforeAutospacing="1" w:after="100" w:afterAutospacing="1" w:line="240" w:lineRule="auto"/>
        <w:outlineLvl w:val="2"/>
        <w:rPr>
          <w:rFonts w:ascii="Times New Roman" w:eastAsia="Times New Roman" w:hAnsi="Times New Roman" w:cs="Times New Roman"/>
          <w:b/>
          <w:bCs/>
          <w:sz w:val="27"/>
          <w:szCs w:val="27"/>
        </w:rPr>
      </w:pPr>
      <w:r w:rsidRPr="0016230C">
        <w:rPr>
          <w:rFonts w:ascii="Times New Roman" w:eastAsia="Times New Roman" w:hAnsi="Times New Roman" w:cs="Times New Roman"/>
          <w:b/>
          <w:bCs/>
          <w:sz w:val="27"/>
          <w:szCs w:val="27"/>
        </w:rPr>
        <w:t>Consultancy Services</w:t>
      </w:r>
    </w:p>
    <w:p w14:paraId="17B1C4CA" w14:textId="77777777" w:rsidR="000A4AF5" w:rsidRPr="00052BCC" w:rsidRDefault="000A4AF5" w:rsidP="000A4AF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52BCC">
        <w:rPr>
          <w:rFonts w:ascii="Times New Roman" w:eastAsia="Times New Roman" w:hAnsi="Times New Roman" w:cs="Times New Roman"/>
          <w:sz w:val="24"/>
          <w:szCs w:val="24"/>
        </w:rPr>
        <w:t>Drug Delivery Systems</w:t>
      </w:r>
    </w:p>
    <w:p w14:paraId="19D73A93" w14:textId="77777777" w:rsidR="000A4AF5" w:rsidRPr="00052BCC" w:rsidRDefault="000A4AF5" w:rsidP="000A4AF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52BCC">
        <w:rPr>
          <w:rFonts w:ascii="Times New Roman" w:eastAsia="Times New Roman" w:hAnsi="Times New Roman" w:cs="Times New Roman"/>
          <w:sz w:val="24"/>
          <w:szCs w:val="24"/>
        </w:rPr>
        <w:t>Pharmacovigilance</w:t>
      </w:r>
    </w:p>
    <w:p w14:paraId="70EECDED" w14:textId="77777777" w:rsidR="000A4AF5" w:rsidRPr="00052BCC" w:rsidRDefault="000A4AF5" w:rsidP="000A4AF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52BCC">
        <w:rPr>
          <w:rFonts w:ascii="Times New Roman" w:eastAsia="Times New Roman" w:hAnsi="Times New Roman" w:cs="Times New Roman"/>
          <w:sz w:val="24"/>
          <w:szCs w:val="24"/>
        </w:rPr>
        <w:t>Pharmaceutical Formulation Research</w:t>
      </w:r>
    </w:p>
    <w:p w14:paraId="145EE39A" w14:textId="77777777" w:rsidR="000A4AF5" w:rsidRPr="00052BCC" w:rsidRDefault="000A4AF5" w:rsidP="000A4AF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52BCC">
        <w:rPr>
          <w:rFonts w:ascii="Times New Roman" w:eastAsia="Times New Roman" w:hAnsi="Times New Roman" w:cs="Times New Roman"/>
          <w:sz w:val="24"/>
          <w:szCs w:val="24"/>
        </w:rPr>
        <w:t>Clinical Research</w:t>
      </w:r>
    </w:p>
    <w:p w14:paraId="174E5102" w14:textId="77777777" w:rsidR="000A4AF5" w:rsidRPr="0016230C" w:rsidRDefault="000A4AF5" w:rsidP="000A4AF5">
      <w:pPr>
        <w:spacing w:before="100" w:beforeAutospacing="1" w:after="100" w:afterAutospacing="1" w:line="240" w:lineRule="auto"/>
        <w:outlineLvl w:val="2"/>
        <w:rPr>
          <w:rFonts w:ascii="Times New Roman" w:eastAsia="Times New Roman" w:hAnsi="Times New Roman" w:cs="Times New Roman"/>
          <w:b/>
          <w:bCs/>
          <w:sz w:val="27"/>
          <w:szCs w:val="27"/>
        </w:rPr>
      </w:pPr>
      <w:r w:rsidRPr="0016230C">
        <w:rPr>
          <w:rFonts w:ascii="Times New Roman" w:eastAsia="Times New Roman" w:hAnsi="Times New Roman" w:cs="Times New Roman"/>
          <w:b/>
          <w:bCs/>
          <w:sz w:val="27"/>
          <w:szCs w:val="27"/>
        </w:rPr>
        <w:lastRenderedPageBreak/>
        <w:t>Revenue Generation Strategies</w:t>
      </w:r>
    </w:p>
    <w:p w14:paraId="328666D6" w14:textId="77777777" w:rsidR="000A4AF5" w:rsidRPr="0016230C" w:rsidRDefault="000A4AF5" w:rsidP="000A4AF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Establish Pharmaceutical Consultancy and Testing Centre.</w:t>
      </w:r>
    </w:p>
    <w:p w14:paraId="6923E08E" w14:textId="77777777" w:rsidR="000A4AF5" w:rsidRPr="0016230C" w:rsidRDefault="000A4AF5" w:rsidP="000A4AF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Provide GMP compliance consultancy.</w:t>
      </w:r>
    </w:p>
    <w:p w14:paraId="206A85FF" w14:textId="77777777" w:rsidR="000A4AF5" w:rsidRPr="0016230C" w:rsidRDefault="000A4AF5" w:rsidP="000A4AF5">
      <w:pPr>
        <w:spacing w:before="100" w:beforeAutospacing="1" w:after="100" w:afterAutospacing="1" w:line="240" w:lineRule="auto"/>
        <w:outlineLvl w:val="1"/>
        <w:rPr>
          <w:rFonts w:ascii="Times New Roman" w:eastAsia="Times New Roman" w:hAnsi="Times New Roman" w:cs="Times New Roman"/>
          <w:b/>
          <w:bCs/>
          <w:sz w:val="36"/>
          <w:szCs w:val="36"/>
        </w:rPr>
      </w:pPr>
      <w:r w:rsidRPr="008455A9">
        <w:rPr>
          <w:rFonts w:ascii="Times New Roman" w:eastAsia="Times New Roman" w:hAnsi="Times New Roman" w:cs="Times New Roman"/>
          <w:b/>
          <w:bCs/>
          <w:sz w:val="36"/>
          <w:szCs w:val="36"/>
        </w:rPr>
        <w:t xml:space="preserve">Faculty of Health &amp; allied sciences </w:t>
      </w:r>
      <w:r>
        <w:rPr>
          <w:rFonts w:ascii="Times New Roman" w:eastAsia="Times New Roman" w:hAnsi="Times New Roman" w:cs="Times New Roman"/>
          <w:b/>
          <w:bCs/>
          <w:sz w:val="36"/>
          <w:szCs w:val="36"/>
        </w:rPr>
        <w:t>(Nursing/Physiotherapy)</w:t>
      </w:r>
    </w:p>
    <w:p w14:paraId="31A35C62" w14:textId="77777777" w:rsidR="000A4AF5" w:rsidRPr="0016230C" w:rsidRDefault="000A4AF5" w:rsidP="000A4AF5">
      <w:pPr>
        <w:spacing w:before="100" w:beforeAutospacing="1" w:after="100" w:afterAutospacing="1" w:line="240" w:lineRule="auto"/>
        <w:outlineLvl w:val="2"/>
        <w:rPr>
          <w:rFonts w:ascii="Times New Roman" w:eastAsia="Times New Roman" w:hAnsi="Times New Roman" w:cs="Times New Roman"/>
          <w:b/>
          <w:bCs/>
          <w:sz w:val="27"/>
          <w:szCs w:val="27"/>
        </w:rPr>
      </w:pPr>
      <w:r w:rsidRPr="0016230C">
        <w:rPr>
          <w:rFonts w:ascii="Times New Roman" w:eastAsia="Times New Roman" w:hAnsi="Times New Roman" w:cs="Times New Roman"/>
          <w:b/>
          <w:bCs/>
          <w:sz w:val="27"/>
          <w:szCs w:val="27"/>
        </w:rPr>
        <w:t>Potential Industries</w:t>
      </w:r>
    </w:p>
    <w:p w14:paraId="631BDFC9" w14:textId="77777777" w:rsidR="000A4AF5" w:rsidRPr="0016230C" w:rsidRDefault="000A4AF5" w:rsidP="000A4AF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Hospitals</w:t>
      </w:r>
    </w:p>
    <w:p w14:paraId="3F650719" w14:textId="77777777" w:rsidR="000A4AF5" w:rsidRPr="0016230C" w:rsidRDefault="000A4AF5" w:rsidP="000A4AF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Rehabilitation Centers</w:t>
      </w:r>
    </w:p>
    <w:p w14:paraId="21CE2532" w14:textId="77777777" w:rsidR="000A4AF5" w:rsidRPr="0016230C" w:rsidRDefault="000A4AF5" w:rsidP="000A4AF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Sports Medicine Centers</w:t>
      </w:r>
    </w:p>
    <w:p w14:paraId="7C75C434" w14:textId="77777777" w:rsidR="000A4AF5" w:rsidRPr="0016230C" w:rsidRDefault="000A4AF5" w:rsidP="000A4AF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Wellness Organizations</w:t>
      </w:r>
    </w:p>
    <w:p w14:paraId="4CF50550" w14:textId="77777777" w:rsidR="000A4AF5" w:rsidRPr="0016230C" w:rsidRDefault="000A4AF5" w:rsidP="000A4AF5">
      <w:pPr>
        <w:spacing w:before="100" w:beforeAutospacing="1" w:after="100" w:afterAutospacing="1" w:line="240" w:lineRule="auto"/>
        <w:outlineLvl w:val="2"/>
        <w:rPr>
          <w:rFonts w:ascii="Times New Roman" w:eastAsia="Times New Roman" w:hAnsi="Times New Roman" w:cs="Times New Roman"/>
          <w:b/>
          <w:bCs/>
          <w:sz w:val="27"/>
          <w:szCs w:val="27"/>
        </w:rPr>
      </w:pPr>
      <w:r w:rsidRPr="0016230C">
        <w:rPr>
          <w:rFonts w:ascii="Times New Roman" w:eastAsia="Times New Roman" w:hAnsi="Times New Roman" w:cs="Times New Roman"/>
          <w:b/>
          <w:bCs/>
          <w:sz w:val="27"/>
          <w:szCs w:val="27"/>
        </w:rPr>
        <w:t>Consultancy Services</w:t>
      </w:r>
    </w:p>
    <w:p w14:paraId="6ED9A2CE" w14:textId="77777777" w:rsidR="000A4AF5" w:rsidRPr="0016230C"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Ergonomic Assessment</w:t>
      </w:r>
    </w:p>
    <w:p w14:paraId="2E47A363" w14:textId="77777777" w:rsidR="000A4AF5" w:rsidRPr="0016230C"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Rehabilitation Planning</w:t>
      </w:r>
    </w:p>
    <w:p w14:paraId="0D53CBD5" w14:textId="77777777" w:rsidR="000A4AF5" w:rsidRPr="0016230C"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Sports Performance Analysis</w:t>
      </w:r>
    </w:p>
    <w:p w14:paraId="62BF6D10" w14:textId="77777777" w:rsidR="000A4AF5"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Occupational Health Assessment</w:t>
      </w:r>
    </w:p>
    <w:p w14:paraId="64C7F1FA" w14:textId="77777777" w:rsidR="000A4AF5"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9709A">
        <w:rPr>
          <w:rFonts w:ascii="Times New Roman" w:eastAsia="Times New Roman" w:hAnsi="Times New Roman" w:cs="Times New Roman"/>
          <w:sz w:val="24"/>
          <w:szCs w:val="24"/>
        </w:rPr>
        <w:t>Clinical Res</w:t>
      </w:r>
      <w:r>
        <w:rPr>
          <w:rFonts w:ascii="Times New Roman" w:eastAsia="Times New Roman" w:hAnsi="Times New Roman" w:cs="Times New Roman"/>
          <w:sz w:val="24"/>
          <w:szCs w:val="24"/>
        </w:rPr>
        <w:t>earch</w:t>
      </w:r>
    </w:p>
    <w:p w14:paraId="659AE4A0" w14:textId="77777777" w:rsidR="000A4AF5"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Community Health Innovation</w:t>
      </w:r>
    </w:p>
    <w:p w14:paraId="0241C20B" w14:textId="77777777" w:rsidR="000A4AF5" w:rsidRPr="0016230C"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9709A">
        <w:rPr>
          <w:rFonts w:ascii="Times New Roman" w:eastAsia="Times New Roman" w:hAnsi="Times New Roman" w:cs="Times New Roman"/>
          <w:sz w:val="24"/>
          <w:szCs w:val="24"/>
        </w:rPr>
        <w:t>AI-assisted Healthcare Research</w:t>
      </w:r>
    </w:p>
    <w:p w14:paraId="2FBDD366" w14:textId="77777777" w:rsidR="000A4AF5" w:rsidRPr="0016230C" w:rsidRDefault="000A4AF5" w:rsidP="000A4AF5">
      <w:pPr>
        <w:spacing w:before="100" w:beforeAutospacing="1" w:after="100" w:afterAutospacing="1" w:line="240" w:lineRule="auto"/>
        <w:outlineLvl w:val="2"/>
        <w:rPr>
          <w:rFonts w:ascii="Times New Roman" w:eastAsia="Times New Roman" w:hAnsi="Times New Roman" w:cs="Times New Roman"/>
          <w:b/>
          <w:bCs/>
          <w:sz w:val="27"/>
          <w:szCs w:val="27"/>
        </w:rPr>
      </w:pPr>
      <w:r w:rsidRPr="0016230C">
        <w:rPr>
          <w:rFonts w:ascii="Times New Roman" w:eastAsia="Times New Roman" w:hAnsi="Times New Roman" w:cs="Times New Roman"/>
          <w:b/>
          <w:bCs/>
          <w:sz w:val="27"/>
          <w:szCs w:val="27"/>
        </w:rPr>
        <w:t>Revenue Generation Strategies</w:t>
      </w:r>
    </w:p>
    <w:p w14:paraId="2063BAC3" w14:textId="77777777" w:rsidR="000A4AF5" w:rsidRPr="0016230C" w:rsidRDefault="000A4AF5" w:rsidP="000A4AF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Develop community health consultancy programs.</w:t>
      </w:r>
    </w:p>
    <w:p w14:paraId="2D0098FE" w14:textId="77777777" w:rsidR="000A4AF5" w:rsidRPr="0016230C" w:rsidRDefault="000A4AF5" w:rsidP="000A4AF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6230C">
        <w:rPr>
          <w:rFonts w:ascii="Times New Roman" w:eastAsia="Times New Roman" w:hAnsi="Times New Roman" w:cs="Times New Roman"/>
          <w:sz w:val="24"/>
          <w:szCs w:val="24"/>
        </w:rPr>
        <w:t>Offer occupational health services to industries.</w:t>
      </w:r>
    </w:p>
    <w:p w14:paraId="0AFA0D10" w14:textId="77777777" w:rsidR="000A4AF5" w:rsidRDefault="000A4AF5" w:rsidP="000A4AF5">
      <w:pPr>
        <w:pStyle w:val="Heading2"/>
      </w:pPr>
      <w:r w:rsidRPr="003F4511">
        <w:rPr>
          <w:rStyle w:val="Strong"/>
          <w:b/>
          <w:bCs/>
        </w:rPr>
        <w:t>Faculty of agriculture allied sciences &amp; Technology</w:t>
      </w:r>
    </w:p>
    <w:p w14:paraId="35D3C88C" w14:textId="77777777" w:rsidR="000A4AF5" w:rsidRDefault="000A4AF5" w:rsidP="000A4AF5">
      <w:pPr>
        <w:pStyle w:val="Heading3"/>
      </w:pPr>
      <w:r>
        <w:rPr>
          <w:rStyle w:val="Strong"/>
          <w:b/>
          <w:bCs/>
        </w:rPr>
        <w:t>Potential Industries</w:t>
      </w:r>
    </w:p>
    <w:p w14:paraId="18C1835F" w14:textId="77777777" w:rsidR="000A4AF5" w:rsidRPr="006E3FF4"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E3FF4">
        <w:rPr>
          <w:rFonts w:ascii="Times New Roman" w:eastAsia="Times New Roman" w:hAnsi="Times New Roman" w:cs="Times New Roman"/>
          <w:sz w:val="24"/>
          <w:szCs w:val="24"/>
        </w:rPr>
        <w:t xml:space="preserve">Agri-Tech Companies </w:t>
      </w:r>
    </w:p>
    <w:p w14:paraId="52D98530" w14:textId="77777777" w:rsidR="000A4AF5" w:rsidRPr="006E3FF4"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E3FF4">
        <w:rPr>
          <w:rFonts w:ascii="Times New Roman" w:eastAsia="Times New Roman" w:hAnsi="Times New Roman" w:cs="Times New Roman"/>
          <w:sz w:val="24"/>
          <w:szCs w:val="24"/>
        </w:rPr>
        <w:t xml:space="preserve">Food Processing Industries </w:t>
      </w:r>
    </w:p>
    <w:p w14:paraId="7DD76CAF" w14:textId="77777777" w:rsidR="000A4AF5" w:rsidRPr="006E3FF4"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E3FF4">
        <w:rPr>
          <w:rFonts w:ascii="Times New Roman" w:eastAsia="Times New Roman" w:hAnsi="Times New Roman" w:cs="Times New Roman"/>
          <w:sz w:val="24"/>
          <w:szCs w:val="24"/>
        </w:rPr>
        <w:t xml:space="preserve">Seed and Plant Biotechnology Companies </w:t>
      </w:r>
    </w:p>
    <w:p w14:paraId="4C716524" w14:textId="77777777" w:rsidR="000A4AF5" w:rsidRPr="006E3FF4"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E3FF4">
        <w:rPr>
          <w:rFonts w:ascii="Times New Roman" w:eastAsia="Times New Roman" w:hAnsi="Times New Roman" w:cs="Times New Roman"/>
          <w:sz w:val="24"/>
          <w:szCs w:val="24"/>
        </w:rPr>
        <w:t xml:space="preserve">Fertilizer and Agrochemical Industries </w:t>
      </w:r>
    </w:p>
    <w:p w14:paraId="354201C0" w14:textId="77777777" w:rsidR="000A4AF5" w:rsidRPr="006E3FF4"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E3FF4">
        <w:rPr>
          <w:rFonts w:ascii="Times New Roman" w:eastAsia="Times New Roman" w:hAnsi="Times New Roman" w:cs="Times New Roman"/>
          <w:sz w:val="24"/>
          <w:szCs w:val="24"/>
        </w:rPr>
        <w:t xml:space="preserve">Food Packaging and Preservation Industries </w:t>
      </w:r>
    </w:p>
    <w:p w14:paraId="4049FD44" w14:textId="77777777" w:rsidR="000A4AF5" w:rsidRPr="006E3FF4"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E3FF4">
        <w:rPr>
          <w:rFonts w:ascii="Times New Roman" w:eastAsia="Times New Roman" w:hAnsi="Times New Roman" w:cs="Times New Roman"/>
          <w:sz w:val="24"/>
          <w:szCs w:val="24"/>
        </w:rPr>
        <w:t xml:space="preserve">Dairy and Livestock Industries </w:t>
      </w:r>
    </w:p>
    <w:p w14:paraId="7185DD5C" w14:textId="77777777" w:rsidR="000A4AF5" w:rsidRPr="006E3FF4"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E3FF4">
        <w:rPr>
          <w:rFonts w:ascii="Times New Roman" w:eastAsia="Times New Roman" w:hAnsi="Times New Roman" w:cs="Times New Roman"/>
          <w:sz w:val="24"/>
          <w:szCs w:val="24"/>
        </w:rPr>
        <w:t xml:space="preserve">Agricultural Equipment and Precision Farming Companies </w:t>
      </w:r>
    </w:p>
    <w:p w14:paraId="378A1373" w14:textId="77777777" w:rsidR="000A4AF5" w:rsidRPr="006E3FF4"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E3FF4">
        <w:rPr>
          <w:rFonts w:ascii="Times New Roman" w:eastAsia="Times New Roman" w:hAnsi="Times New Roman" w:cs="Times New Roman"/>
          <w:sz w:val="24"/>
          <w:szCs w:val="24"/>
        </w:rPr>
        <w:t xml:space="preserve">Organic Farming and Biofertilizer Companies </w:t>
      </w:r>
    </w:p>
    <w:p w14:paraId="4718F486" w14:textId="77777777" w:rsidR="000A4AF5" w:rsidRPr="006E3FF4"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E3FF4">
        <w:rPr>
          <w:rFonts w:ascii="Times New Roman" w:eastAsia="Times New Roman" w:hAnsi="Times New Roman" w:cs="Times New Roman"/>
          <w:sz w:val="24"/>
          <w:szCs w:val="24"/>
        </w:rPr>
        <w:t xml:space="preserve">Food Safety and Quality Assurance Organizations </w:t>
      </w:r>
    </w:p>
    <w:p w14:paraId="2369990A" w14:textId="77777777" w:rsidR="000A4AF5" w:rsidRPr="006E3FF4"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E3FF4">
        <w:rPr>
          <w:rFonts w:ascii="Times New Roman" w:eastAsia="Times New Roman" w:hAnsi="Times New Roman" w:cs="Times New Roman"/>
          <w:sz w:val="24"/>
          <w:szCs w:val="24"/>
        </w:rPr>
        <w:t xml:space="preserve">Government Research Organizations </w:t>
      </w:r>
    </w:p>
    <w:p w14:paraId="2520DEBD" w14:textId="77777777" w:rsidR="000A4AF5" w:rsidRPr="006E3FF4"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E3FF4">
        <w:rPr>
          <w:rFonts w:ascii="Times New Roman" w:eastAsia="Times New Roman" w:hAnsi="Times New Roman" w:cs="Times New Roman"/>
          <w:sz w:val="24"/>
          <w:szCs w:val="24"/>
        </w:rPr>
        <w:t xml:space="preserve">Agricultural Start-ups and Incubation Centres </w:t>
      </w:r>
    </w:p>
    <w:p w14:paraId="790DC4C9" w14:textId="77777777" w:rsidR="000A4AF5" w:rsidRPr="006E3FF4"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E3FF4">
        <w:rPr>
          <w:rFonts w:ascii="Times New Roman" w:eastAsia="Times New Roman" w:hAnsi="Times New Roman" w:cs="Times New Roman"/>
          <w:sz w:val="24"/>
          <w:szCs w:val="24"/>
        </w:rPr>
        <w:t xml:space="preserve">Export-Oriented Agri-Food Industries </w:t>
      </w:r>
    </w:p>
    <w:p w14:paraId="204341D7" w14:textId="77777777" w:rsidR="000A4AF5" w:rsidRDefault="000A4AF5" w:rsidP="000A4AF5">
      <w:pPr>
        <w:pStyle w:val="Heading3"/>
      </w:pPr>
      <w:r>
        <w:rPr>
          <w:rStyle w:val="Strong"/>
          <w:b/>
          <w:bCs/>
        </w:rPr>
        <w:lastRenderedPageBreak/>
        <w:t>Consultancy Services</w:t>
      </w:r>
    </w:p>
    <w:p w14:paraId="4F41A175" w14:textId="77777777" w:rsidR="000A4AF5" w:rsidRPr="006E3FF4"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E3FF4">
        <w:rPr>
          <w:rFonts w:ascii="Times New Roman" w:eastAsia="Times New Roman" w:hAnsi="Times New Roman" w:cs="Times New Roman"/>
          <w:sz w:val="24"/>
          <w:szCs w:val="24"/>
        </w:rPr>
        <w:t xml:space="preserve">Research &amp; Development (R&amp;D) Consultancy </w:t>
      </w:r>
    </w:p>
    <w:p w14:paraId="23DBE2DE" w14:textId="77777777" w:rsidR="000A4AF5" w:rsidRPr="006E3FF4"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E3FF4">
        <w:rPr>
          <w:rFonts w:ascii="Times New Roman" w:eastAsia="Times New Roman" w:hAnsi="Times New Roman" w:cs="Times New Roman"/>
          <w:sz w:val="24"/>
          <w:szCs w:val="24"/>
        </w:rPr>
        <w:t xml:space="preserve">Product and Process Development </w:t>
      </w:r>
    </w:p>
    <w:p w14:paraId="459B1E90" w14:textId="77777777" w:rsidR="000A4AF5" w:rsidRPr="006E3FF4"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E3FF4">
        <w:rPr>
          <w:rFonts w:ascii="Times New Roman" w:eastAsia="Times New Roman" w:hAnsi="Times New Roman" w:cs="Times New Roman"/>
          <w:sz w:val="24"/>
          <w:szCs w:val="24"/>
        </w:rPr>
        <w:t xml:space="preserve">Food Product Innovation and Formulation </w:t>
      </w:r>
    </w:p>
    <w:p w14:paraId="6AF051D4" w14:textId="77777777" w:rsidR="000A4AF5" w:rsidRPr="006E3FF4"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E3FF4">
        <w:rPr>
          <w:rFonts w:ascii="Times New Roman" w:eastAsia="Times New Roman" w:hAnsi="Times New Roman" w:cs="Times New Roman"/>
          <w:sz w:val="24"/>
          <w:szCs w:val="24"/>
        </w:rPr>
        <w:t xml:space="preserve">Precision Agriculture and Smart Farming Solutions </w:t>
      </w:r>
    </w:p>
    <w:p w14:paraId="208011DA" w14:textId="77777777" w:rsidR="000A4AF5" w:rsidRPr="006E3FF4"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E3FF4">
        <w:rPr>
          <w:rFonts w:ascii="Times New Roman" w:eastAsia="Times New Roman" w:hAnsi="Times New Roman" w:cs="Times New Roman"/>
          <w:sz w:val="24"/>
          <w:szCs w:val="24"/>
        </w:rPr>
        <w:t xml:space="preserve">Post-Harvest Technology and Value Addition </w:t>
      </w:r>
    </w:p>
    <w:p w14:paraId="6C3997F5" w14:textId="77777777" w:rsidR="000A4AF5" w:rsidRPr="006E3FF4"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E3FF4">
        <w:rPr>
          <w:rFonts w:ascii="Times New Roman" w:eastAsia="Times New Roman" w:hAnsi="Times New Roman" w:cs="Times New Roman"/>
          <w:sz w:val="24"/>
          <w:szCs w:val="24"/>
        </w:rPr>
        <w:t xml:space="preserve">Food Safety, Quality Assurance, and Regulatory Consultancy </w:t>
      </w:r>
    </w:p>
    <w:p w14:paraId="788781F2" w14:textId="77777777" w:rsidR="000A4AF5" w:rsidRPr="006E3FF4"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E3FF4">
        <w:rPr>
          <w:rFonts w:ascii="Times New Roman" w:eastAsia="Times New Roman" w:hAnsi="Times New Roman" w:cs="Times New Roman"/>
          <w:sz w:val="24"/>
          <w:szCs w:val="24"/>
        </w:rPr>
        <w:t xml:space="preserve">Biotechnology and Crop Improvement Research </w:t>
      </w:r>
    </w:p>
    <w:p w14:paraId="01910925" w14:textId="77777777" w:rsidR="000A4AF5" w:rsidRPr="006E3FF4"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E3FF4">
        <w:rPr>
          <w:rFonts w:ascii="Times New Roman" w:eastAsia="Times New Roman" w:hAnsi="Times New Roman" w:cs="Times New Roman"/>
          <w:sz w:val="24"/>
          <w:szCs w:val="24"/>
        </w:rPr>
        <w:t xml:space="preserve">Sustainable Agriculture and Climate-Resilient Farming Solutions </w:t>
      </w:r>
    </w:p>
    <w:p w14:paraId="34187708" w14:textId="77777777" w:rsidR="000A4AF5" w:rsidRPr="006E3FF4"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E3FF4">
        <w:rPr>
          <w:rFonts w:ascii="Times New Roman" w:eastAsia="Times New Roman" w:hAnsi="Times New Roman" w:cs="Times New Roman"/>
          <w:sz w:val="24"/>
          <w:szCs w:val="24"/>
        </w:rPr>
        <w:t xml:space="preserve">Technology Transfer, Patent, and Commercialization Support </w:t>
      </w:r>
    </w:p>
    <w:p w14:paraId="299B364A" w14:textId="77777777" w:rsidR="000A4AF5" w:rsidRPr="006E3FF4"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E3FF4">
        <w:rPr>
          <w:rFonts w:ascii="Times New Roman" w:eastAsia="Times New Roman" w:hAnsi="Times New Roman" w:cs="Times New Roman"/>
          <w:sz w:val="24"/>
          <w:szCs w:val="24"/>
        </w:rPr>
        <w:t xml:space="preserve">Sponsored Research and Innovation Projects </w:t>
      </w:r>
    </w:p>
    <w:p w14:paraId="427E85B1" w14:textId="77777777" w:rsidR="000A4AF5" w:rsidRDefault="000A4AF5" w:rsidP="000A4AF5">
      <w:pPr>
        <w:pStyle w:val="Heading3"/>
      </w:pPr>
      <w:r>
        <w:rPr>
          <w:rStyle w:val="Strong"/>
          <w:b/>
          <w:bCs/>
        </w:rPr>
        <w:t>Revenue Generation Strategies</w:t>
      </w:r>
    </w:p>
    <w:p w14:paraId="0ADBC077" w14:textId="77777777" w:rsidR="000A4AF5" w:rsidRPr="006E3FF4"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E3FF4">
        <w:rPr>
          <w:rFonts w:ascii="Times New Roman" w:eastAsia="Times New Roman" w:hAnsi="Times New Roman" w:cs="Times New Roman"/>
          <w:sz w:val="24"/>
          <w:szCs w:val="24"/>
        </w:rPr>
        <w:t xml:space="preserve">Collaborate with </w:t>
      </w:r>
      <w:proofErr w:type="spellStart"/>
      <w:r w:rsidRPr="006E3FF4">
        <w:rPr>
          <w:rFonts w:ascii="Times New Roman" w:eastAsia="Times New Roman" w:hAnsi="Times New Roman" w:cs="Times New Roman"/>
          <w:sz w:val="24"/>
          <w:szCs w:val="24"/>
        </w:rPr>
        <w:t>agri</w:t>
      </w:r>
      <w:proofErr w:type="spellEnd"/>
      <w:r w:rsidRPr="006E3FF4">
        <w:rPr>
          <w:rFonts w:ascii="Times New Roman" w:eastAsia="Times New Roman" w:hAnsi="Times New Roman" w:cs="Times New Roman"/>
          <w:sz w:val="24"/>
          <w:szCs w:val="24"/>
        </w:rPr>
        <w:t xml:space="preserve">-tech and food industries on sponsored R&amp;D projects. </w:t>
      </w:r>
    </w:p>
    <w:p w14:paraId="2B735944" w14:textId="77777777" w:rsidR="000A4AF5" w:rsidRPr="006E3FF4"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E3FF4">
        <w:rPr>
          <w:rFonts w:ascii="Times New Roman" w:eastAsia="Times New Roman" w:hAnsi="Times New Roman" w:cs="Times New Roman"/>
          <w:sz w:val="24"/>
          <w:szCs w:val="24"/>
        </w:rPr>
        <w:t xml:space="preserve">Establish a Centre for Agricultural Innovation and Food Technology Research. </w:t>
      </w:r>
    </w:p>
    <w:p w14:paraId="03345CD9" w14:textId="77777777" w:rsidR="000A4AF5" w:rsidRPr="006E3FF4"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E3FF4">
        <w:rPr>
          <w:rFonts w:ascii="Times New Roman" w:eastAsia="Times New Roman" w:hAnsi="Times New Roman" w:cs="Times New Roman"/>
          <w:sz w:val="24"/>
          <w:szCs w:val="24"/>
        </w:rPr>
        <w:t xml:space="preserve">Undertake government-funded research projects (ICAR, DST, DBT, MSME, etc.). </w:t>
      </w:r>
    </w:p>
    <w:p w14:paraId="0ADAADD4" w14:textId="77777777" w:rsidR="000A4AF5" w:rsidRPr="006E3FF4"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E3FF4">
        <w:rPr>
          <w:rFonts w:ascii="Times New Roman" w:eastAsia="Times New Roman" w:hAnsi="Times New Roman" w:cs="Times New Roman"/>
          <w:sz w:val="24"/>
          <w:szCs w:val="24"/>
        </w:rPr>
        <w:t xml:space="preserve">Develop and commercialize innovative agricultural and food technologies. </w:t>
      </w:r>
    </w:p>
    <w:p w14:paraId="024B4BF4" w14:textId="77777777" w:rsidR="000A4AF5" w:rsidRPr="006E3FF4"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E3FF4">
        <w:rPr>
          <w:rFonts w:ascii="Times New Roman" w:eastAsia="Times New Roman" w:hAnsi="Times New Roman" w:cs="Times New Roman"/>
          <w:sz w:val="24"/>
          <w:szCs w:val="24"/>
        </w:rPr>
        <w:t xml:space="preserve">Provide technology transfer, patent filing, and product commercialization support. </w:t>
      </w:r>
    </w:p>
    <w:p w14:paraId="1DAD8103" w14:textId="77777777" w:rsidR="000A4AF5" w:rsidRPr="006E3FF4"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E3FF4">
        <w:rPr>
          <w:rFonts w:ascii="Times New Roman" w:eastAsia="Times New Roman" w:hAnsi="Times New Roman" w:cs="Times New Roman"/>
          <w:sz w:val="24"/>
          <w:szCs w:val="24"/>
        </w:rPr>
        <w:t xml:space="preserve">Partner with startups, FPOs, and MSMEs for research-driven product development. </w:t>
      </w:r>
    </w:p>
    <w:p w14:paraId="243B0F36" w14:textId="77777777" w:rsidR="000A4AF5" w:rsidRPr="006E3FF4"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E3FF4">
        <w:rPr>
          <w:rFonts w:ascii="Times New Roman" w:eastAsia="Times New Roman" w:hAnsi="Times New Roman" w:cs="Times New Roman"/>
          <w:sz w:val="24"/>
          <w:szCs w:val="24"/>
        </w:rPr>
        <w:t xml:space="preserve">Offer industry-oriented research, validation, and proof-of-concept studies. </w:t>
      </w:r>
    </w:p>
    <w:p w14:paraId="08C35A45" w14:textId="77777777" w:rsidR="000A4AF5"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E3FF4">
        <w:rPr>
          <w:rFonts w:ascii="Times New Roman" w:eastAsia="Times New Roman" w:hAnsi="Times New Roman" w:cs="Times New Roman"/>
          <w:sz w:val="24"/>
          <w:szCs w:val="24"/>
        </w:rPr>
        <w:t>Generate revenue through industry-sponsored projects, consultancy, and intellectual property (IP) licensing.</w:t>
      </w:r>
    </w:p>
    <w:p w14:paraId="496ABFC4" w14:textId="77777777" w:rsidR="000A4AF5" w:rsidRDefault="000A4AF5" w:rsidP="000A4AF5">
      <w:pPr>
        <w:pStyle w:val="Heading1"/>
      </w:pPr>
      <w:r>
        <w:t>Centre of Excellence – Additive Manufacturing, 5G &amp; Bosch Rexroth</w:t>
      </w:r>
    </w:p>
    <w:p w14:paraId="1F4B8C9C" w14:textId="77777777" w:rsidR="000A4AF5" w:rsidRDefault="000A4AF5" w:rsidP="000A4AF5">
      <w:pPr>
        <w:pStyle w:val="Heading2"/>
      </w:pPr>
      <w:r>
        <w:t>Potential Industries</w:t>
      </w:r>
    </w:p>
    <w:p w14:paraId="305DFE4F" w14:textId="77777777" w:rsidR="000A4AF5" w:rsidRPr="003C4C79"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C4C79">
        <w:rPr>
          <w:rFonts w:ascii="Times New Roman" w:eastAsia="Times New Roman" w:hAnsi="Times New Roman" w:cs="Times New Roman"/>
          <w:sz w:val="24"/>
          <w:szCs w:val="24"/>
        </w:rPr>
        <w:t xml:space="preserve">Aerospace and </w:t>
      </w:r>
      <w:proofErr w:type="spellStart"/>
      <w:r w:rsidRPr="003C4C79">
        <w:rPr>
          <w:rFonts w:ascii="Times New Roman" w:eastAsia="Times New Roman" w:hAnsi="Times New Roman" w:cs="Times New Roman"/>
          <w:sz w:val="24"/>
          <w:szCs w:val="24"/>
        </w:rPr>
        <w:t>Defence</w:t>
      </w:r>
      <w:proofErr w:type="spellEnd"/>
      <w:r w:rsidRPr="003C4C79">
        <w:rPr>
          <w:rFonts w:ascii="Times New Roman" w:eastAsia="Times New Roman" w:hAnsi="Times New Roman" w:cs="Times New Roman"/>
          <w:sz w:val="24"/>
          <w:szCs w:val="24"/>
        </w:rPr>
        <w:t xml:space="preserve"> Industries</w:t>
      </w:r>
    </w:p>
    <w:p w14:paraId="20F1FB09" w14:textId="77777777" w:rsidR="000A4AF5" w:rsidRPr="003C4C79"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C4C79">
        <w:rPr>
          <w:rFonts w:ascii="Times New Roman" w:eastAsia="Times New Roman" w:hAnsi="Times New Roman" w:cs="Times New Roman"/>
          <w:sz w:val="24"/>
          <w:szCs w:val="24"/>
        </w:rPr>
        <w:t>Automotive and Electric Vehicle (EV) Manufacturers</w:t>
      </w:r>
    </w:p>
    <w:p w14:paraId="7E38560B" w14:textId="77777777" w:rsidR="000A4AF5" w:rsidRPr="003C4C79"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C4C79">
        <w:rPr>
          <w:rFonts w:ascii="Times New Roman" w:eastAsia="Times New Roman" w:hAnsi="Times New Roman" w:cs="Times New Roman"/>
          <w:sz w:val="24"/>
          <w:szCs w:val="24"/>
        </w:rPr>
        <w:t>Industrial Automation and Robotics Companies</w:t>
      </w:r>
    </w:p>
    <w:p w14:paraId="5249D2AA" w14:textId="77777777" w:rsidR="000A4AF5" w:rsidRPr="003C4C79"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C4C79">
        <w:rPr>
          <w:rFonts w:ascii="Times New Roman" w:eastAsia="Times New Roman" w:hAnsi="Times New Roman" w:cs="Times New Roman"/>
          <w:sz w:val="24"/>
          <w:szCs w:val="24"/>
        </w:rPr>
        <w:t>Electronics and Semiconductor Industries</w:t>
      </w:r>
    </w:p>
    <w:p w14:paraId="7523A889" w14:textId="77777777" w:rsidR="000A4AF5" w:rsidRPr="003C4C79"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C4C79">
        <w:rPr>
          <w:rFonts w:ascii="Times New Roman" w:eastAsia="Times New Roman" w:hAnsi="Times New Roman" w:cs="Times New Roman"/>
          <w:sz w:val="24"/>
          <w:szCs w:val="24"/>
        </w:rPr>
        <w:t>Telecommunications and 5G Technology Companies</w:t>
      </w:r>
    </w:p>
    <w:p w14:paraId="7405755F" w14:textId="77777777" w:rsidR="000A4AF5" w:rsidRPr="003C4C79"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C4C79">
        <w:rPr>
          <w:rFonts w:ascii="Times New Roman" w:eastAsia="Times New Roman" w:hAnsi="Times New Roman" w:cs="Times New Roman"/>
          <w:sz w:val="24"/>
          <w:szCs w:val="24"/>
        </w:rPr>
        <w:t>Smart Manufacturing and Industry 4.0 Enterprises</w:t>
      </w:r>
    </w:p>
    <w:p w14:paraId="1074A30B" w14:textId="77777777" w:rsidR="000A4AF5" w:rsidRPr="003C4C79"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C4C79">
        <w:rPr>
          <w:rFonts w:ascii="Times New Roman" w:eastAsia="Times New Roman" w:hAnsi="Times New Roman" w:cs="Times New Roman"/>
          <w:sz w:val="24"/>
          <w:szCs w:val="24"/>
        </w:rPr>
        <w:t>Medical Device and Healthcare Technology Companies</w:t>
      </w:r>
    </w:p>
    <w:p w14:paraId="659F9544" w14:textId="77777777" w:rsidR="000A4AF5" w:rsidRPr="003C4C79"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C4C79">
        <w:rPr>
          <w:rFonts w:ascii="Times New Roman" w:eastAsia="Times New Roman" w:hAnsi="Times New Roman" w:cs="Times New Roman"/>
          <w:sz w:val="24"/>
          <w:szCs w:val="24"/>
        </w:rPr>
        <w:t>Precision Engineering and Tooling Industries</w:t>
      </w:r>
    </w:p>
    <w:p w14:paraId="362E3B5A" w14:textId="77777777" w:rsidR="000A4AF5" w:rsidRPr="003C4C79"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C4C79">
        <w:rPr>
          <w:rFonts w:ascii="Times New Roman" w:eastAsia="Times New Roman" w:hAnsi="Times New Roman" w:cs="Times New Roman"/>
          <w:sz w:val="24"/>
          <w:szCs w:val="24"/>
        </w:rPr>
        <w:t>Railways, Metro, and Transportation Industries</w:t>
      </w:r>
    </w:p>
    <w:p w14:paraId="26A7C9E2" w14:textId="77777777" w:rsidR="000A4AF5" w:rsidRPr="003C4C79"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C4C79">
        <w:rPr>
          <w:rFonts w:ascii="Times New Roman" w:eastAsia="Times New Roman" w:hAnsi="Times New Roman" w:cs="Times New Roman"/>
          <w:sz w:val="24"/>
          <w:szCs w:val="24"/>
        </w:rPr>
        <w:t>Renewable Energy and Power Industries</w:t>
      </w:r>
    </w:p>
    <w:p w14:paraId="0DF8A2F2" w14:textId="77777777" w:rsidR="000A4AF5" w:rsidRPr="003C4C79"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C4C79">
        <w:rPr>
          <w:rFonts w:ascii="Times New Roman" w:eastAsia="Times New Roman" w:hAnsi="Times New Roman" w:cs="Times New Roman"/>
          <w:sz w:val="24"/>
          <w:szCs w:val="24"/>
        </w:rPr>
        <w:t>MSMEs, Start-ups, and Technology Incubation Centres</w:t>
      </w:r>
    </w:p>
    <w:p w14:paraId="168FC81A" w14:textId="77777777" w:rsidR="000A4AF5" w:rsidRPr="003C4C79"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C4C79">
        <w:rPr>
          <w:rFonts w:ascii="Times New Roman" w:eastAsia="Times New Roman" w:hAnsi="Times New Roman" w:cs="Times New Roman"/>
          <w:sz w:val="24"/>
          <w:szCs w:val="24"/>
        </w:rPr>
        <w:t>Government R&amp;D Organizations (DRDO, ISRO, BHEL, BEL, C-DAC, etc.)</w:t>
      </w:r>
    </w:p>
    <w:p w14:paraId="24FC4B0A" w14:textId="77777777" w:rsidR="000A4AF5" w:rsidRDefault="000A4AF5" w:rsidP="000A4AF5">
      <w:pPr>
        <w:pStyle w:val="Heading2"/>
      </w:pPr>
      <w:r>
        <w:lastRenderedPageBreak/>
        <w:t>Research Consultancy Services</w:t>
      </w:r>
    </w:p>
    <w:p w14:paraId="7DD77DF2" w14:textId="77777777" w:rsidR="000A4AF5" w:rsidRPr="003C4C79"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C4C79">
        <w:rPr>
          <w:rFonts w:ascii="Times New Roman" w:eastAsia="Times New Roman" w:hAnsi="Times New Roman" w:cs="Times New Roman"/>
          <w:sz w:val="24"/>
          <w:szCs w:val="24"/>
        </w:rPr>
        <w:t>Industry-Sponsored Research &amp; Development (R&amp;D)</w:t>
      </w:r>
    </w:p>
    <w:p w14:paraId="4F079969" w14:textId="77777777" w:rsidR="000A4AF5" w:rsidRPr="003C4C79"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C4C79">
        <w:rPr>
          <w:rFonts w:ascii="Times New Roman" w:eastAsia="Times New Roman" w:hAnsi="Times New Roman" w:cs="Times New Roman"/>
          <w:sz w:val="24"/>
          <w:szCs w:val="24"/>
        </w:rPr>
        <w:t>Additive Manufacturing and Advanced Materials Research</w:t>
      </w:r>
    </w:p>
    <w:p w14:paraId="71952B95" w14:textId="77777777" w:rsidR="000A4AF5" w:rsidRPr="003C4C79"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C4C79">
        <w:rPr>
          <w:rFonts w:ascii="Times New Roman" w:eastAsia="Times New Roman" w:hAnsi="Times New Roman" w:cs="Times New Roman"/>
          <w:sz w:val="24"/>
          <w:szCs w:val="24"/>
        </w:rPr>
        <w:t>Prototype Design, Development, and Validation</w:t>
      </w:r>
    </w:p>
    <w:p w14:paraId="02B5D630" w14:textId="77777777" w:rsidR="000A4AF5" w:rsidRPr="003C4C79"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C4C79">
        <w:rPr>
          <w:rFonts w:ascii="Times New Roman" w:eastAsia="Times New Roman" w:hAnsi="Times New Roman" w:cs="Times New Roman"/>
          <w:sz w:val="24"/>
          <w:szCs w:val="24"/>
        </w:rPr>
        <w:t>Industrial Automation and Motion Control Research</w:t>
      </w:r>
    </w:p>
    <w:p w14:paraId="14E6A803" w14:textId="77777777" w:rsidR="000A4AF5" w:rsidRPr="003C4C79"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3C4C79">
        <w:rPr>
          <w:rFonts w:ascii="Times New Roman" w:eastAsia="Times New Roman" w:hAnsi="Times New Roman" w:cs="Times New Roman"/>
          <w:sz w:val="24"/>
          <w:szCs w:val="24"/>
        </w:rPr>
        <w:t>5G</w:t>
      </w:r>
      <w:proofErr w:type="spellEnd"/>
      <w:r w:rsidRPr="003C4C79">
        <w:rPr>
          <w:rFonts w:ascii="Times New Roman" w:eastAsia="Times New Roman" w:hAnsi="Times New Roman" w:cs="Times New Roman"/>
          <w:sz w:val="24"/>
          <w:szCs w:val="24"/>
        </w:rPr>
        <w:t>-enabled Industrial IoT (</w:t>
      </w:r>
      <w:proofErr w:type="spellStart"/>
      <w:r w:rsidRPr="003C4C79">
        <w:rPr>
          <w:rFonts w:ascii="Times New Roman" w:eastAsia="Times New Roman" w:hAnsi="Times New Roman" w:cs="Times New Roman"/>
          <w:sz w:val="24"/>
          <w:szCs w:val="24"/>
        </w:rPr>
        <w:t>IIoT</w:t>
      </w:r>
      <w:proofErr w:type="spellEnd"/>
      <w:r w:rsidRPr="003C4C79">
        <w:rPr>
          <w:rFonts w:ascii="Times New Roman" w:eastAsia="Times New Roman" w:hAnsi="Times New Roman" w:cs="Times New Roman"/>
          <w:sz w:val="24"/>
          <w:szCs w:val="24"/>
        </w:rPr>
        <w:t>) and Smart Factory Solutions</w:t>
      </w:r>
    </w:p>
    <w:p w14:paraId="6FC833E3" w14:textId="77777777" w:rsidR="000A4AF5" w:rsidRPr="003C4C79"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C4C79">
        <w:rPr>
          <w:rFonts w:ascii="Times New Roman" w:eastAsia="Times New Roman" w:hAnsi="Times New Roman" w:cs="Times New Roman"/>
          <w:sz w:val="24"/>
          <w:szCs w:val="24"/>
        </w:rPr>
        <w:t>Robotics, Mechatronics, and Autonomous Systems Research</w:t>
      </w:r>
    </w:p>
    <w:p w14:paraId="6E7B702A" w14:textId="77777777" w:rsidR="000A4AF5" w:rsidRPr="003C4C79"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C4C79">
        <w:rPr>
          <w:rFonts w:ascii="Times New Roman" w:eastAsia="Times New Roman" w:hAnsi="Times New Roman" w:cs="Times New Roman"/>
          <w:sz w:val="24"/>
          <w:szCs w:val="24"/>
        </w:rPr>
        <w:t>Digital Twin and Industry 4.0 Research</w:t>
      </w:r>
    </w:p>
    <w:p w14:paraId="108B0042" w14:textId="77777777" w:rsidR="000A4AF5" w:rsidRPr="003C4C79"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C4C79">
        <w:rPr>
          <w:rFonts w:ascii="Times New Roman" w:eastAsia="Times New Roman" w:hAnsi="Times New Roman" w:cs="Times New Roman"/>
          <w:sz w:val="24"/>
          <w:szCs w:val="24"/>
        </w:rPr>
        <w:t>Product Testing, Validation, and Proof-of-Concept (PoC) Studies</w:t>
      </w:r>
    </w:p>
    <w:p w14:paraId="3F95A756" w14:textId="77777777" w:rsidR="000A4AF5" w:rsidRPr="003C4C79"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C4C79">
        <w:rPr>
          <w:rFonts w:ascii="Times New Roman" w:eastAsia="Times New Roman" w:hAnsi="Times New Roman" w:cs="Times New Roman"/>
          <w:sz w:val="24"/>
          <w:szCs w:val="24"/>
        </w:rPr>
        <w:t>Technology Transfer, Patent Development, and IP Commercialization</w:t>
      </w:r>
    </w:p>
    <w:p w14:paraId="6B417365" w14:textId="77777777" w:rsidR="000A4AF5" w:rsidRPr="003C4C79" w:rsidRDefault="000A4AF5" w:rsidP="000A4A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C4C79">
        <w:rPr>
          <w:rFonts w:ascii="Times New Roman" w:eastAsia="Times New Roman" w:hAnsi="Times New Roman" w:cs="Times New Roman"/>
          <w:sz w:val="24"/>
          <w:szCs w:val="24"/>
        </w:rPr>
        <w:t>Joint Industry–Academia Research and Innovation Projects</w:t>
      </w:r>
    </w:p>
    <w:p w14:paraId="48F4CBC6" w14:textId="77777777" w:rsidR="000A4AF5" w:rsidRDefault="000A4AF5" w:rsidP="000A4AF5">
      <w:pPr>
        <w:pStyle w:val="Heading2"/>
      </w:pPr>
      <w:r>
        <w:t>Research Consultancy Revenue Generation Strategies</w:t>
      </w:r>
    </w:p>
    <w:p w14:paraId="723A3BED" w14:textId="77777777" w:rsidR="000A4AF5" w:rsidRPr="003C4C79" w:rsidRDefault="000A4AF5" w:rsidP="000A4AF5">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3C4C79">
        <w:rPr>
          <w:rFonts w:ascii="Times New Roman" w:eastAsia="Times New Roman" w:hAnsi="Times New Roman" w:cs="Times New Roman"/>
          <w:sz w:val="24"/>
          <w:szCs w:val="24"/>
        </w:rPr>
        <w:t xml:space="preserve">Leverage the existing </w:t>
      </w:r>
      <w:r w:rsidRPr="003C4C79">
        <w:rPr>
          <w:rFonts w:ascii="Times New Roman" w:eastAsia="Times New Roman" w:hAnsi="Times New Roman" w:cs="Times New Roman"/>
          <w:b/>
          <w:bCs/>
          <w:sz w:val="24"/>
          <w:szCs w:val="24"/>
        </w:rPr>
        <w:t>Centre of Excellence in Additive Manufacturing, 5G, and Bosch Rexroth</w:t>
      </w:r>
      <w:r w:rsidRPr="003C4C79">
        <w:rPr>
          <w:rFonts w:ascii="Times New Roman" w:eastAsia="Times New Roman" w:hAnsi="Times New Roman" w:cs="Times New Roman"/>
          <w:sz w:val="24"/>
          <w:szCs w:val="24"/>
        </w:rPr>
        <w:t xml:space="preserve"> to undertake industry-sponsored research projects.</w:t>
      </w:r>
    </w:p>
    <w:p w14:paraId="3F19DA80" w14:textId="77777777" w:rsidR="000A4AF5" w:rsidRPr="003C4C79" w:rsidRDefault="000A4AF5" w:rsidP="000A4AF5">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3C4C79">
        <w:rPr>
          <w:rFonts w:ascii="Times New Roman" w:eastAsia="Times New Roman" w:hAnsi="Times New Roman" w:cs="Times New Roman"/>
          <w:sz w:val="24"/>
          <w:szCs w:val="24"/>
        </w:rPr>
        <w:t xml:space="preserve">Strengthen collaborations with manufacturing, automation, telecom, </w:t>
      </w:r>
      <w:proofErr w:type="spellStart"/>
      <w:r w:rsidRPr="003C4C79">
        <w:rPr>
          <w:rFonts w:ascii="Times New Roman" w:eastAsia="Times New Roman" w:hAnsi="Times New Roman" w:cs="Times New Roman"/>
          <w:sz w:val="24"/>
          <w:szCs w:val="24"/>
        </w:rPr>
        <w:t>defence</w:t>
      </w:r>
      <w:proofErr w:type="spellEnd"/>
      <w:r w:rsidRPr="003C4C79">
        <w:rPr>
          <w:rFonts w:ascii="Times New Roman" w:eastAsia="Times New Roman" w:hAnsi="Times New Roman" w:cs="Times New Roman"/>
          <w:sz w:val="24"/>
          <w:szCs w:val="24"/>
        </w:rPr>
        <w:t>, and healthcare industries for joint R&amp;D programmes.</w:t>
      </w:r>
    </w:p>
    <w:p w14:paraId="5DE02D73" w14:textId="77777777" w:rsidR="000A4AF5" w:rsidRPr="003C4C79" w:rsidRDefault="000A4AF5" w:rsidP="000A4AF5">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3C4C79">
        <w:rPr>
          <w:rFonts w:ascii="Times New Roman" w:eastAsia="Times New Roman" w:hAnsi="Times New Roman" w:cs="Times New Roman"/>
          <w:sz w:val="24"/>
          <w:szCs w:val="24"/>
        </w:rPr>
        <w:t xml:space="preserve">Secure competitive research funding from </w:t>
      </w:r>
      <w:proofErr w:type="spellStart"/>
      <w:r w:rsidRPr="003C4C79">
        <w:rPr>
          <w:rFonts w:ascii="Times New Roman" w:eastAsia="Times New Roman" w:hAnsi="Times New Roman" w:cs="Times New Roman"/>
          <w:b/>
          <w:bCs/>
          <w:sz w:val="24"/>
          <w:szCs w:val="24"/>
        </w:rPr>
        <w:t>ANRF</w:t>
      </w:r>
      <w:proofErr w:type="spellEnd"/>
      <w:r w:rsidRPr="003C4C79">
        <w:rPr>
          <w:rFonts w:ascii="Times New Roman" w:eastAsia="Times New Roman" w:hAnsi="Times New Roman" w:cs="Times New Roman"/>
          <w:b/>
          <w:bCs/>
          <w:sz w:val="24"/>
          <w:szCs w:val="24"/>
        </w:rPr>
        <w:t xml:space="preserve">, DST, </w:t>
      </w:r>
      <w:proofErr w:type="spellStart"/>
      <w:r w:rsidRPr="003C4C79">
        <w:rPr>
          <w:rFonts w:ascii="Times New Roman" w:eastAsia="Times New Roman" w:hAnsi="Times New Roman" w:cs="Times New Roman"/>
          <w:b/>
          <w:bCs/>
          <w:sz w:val="24"/>
          <w:szCs w:val="24"/>
        </w:rPr>
        <w:t>MeitY</w:t>
      </w:r>
      <w:proofErr w:type="spellEnd"/>
      <w:r w:rsidRPr="003C4C79">
        <w:rPr>
          <w:rFonts w:ascii="Times New Roman" w:eastAsia="Times New Roman" w:hAnsi="Times New Roman" w:cs="Times New Roman"/>
          <w:b/>
          <w:bCs/>
          <w:sz w:val="24"/>
          <w:szCs w:val="24"/>
        </w:rPr>
        <w:t>, DRDO, ISRO, MSME, AICTE, and international funding agencies</w:t>
      </w:r>
      <w:r w:rsidRPr="003C4C79">
        <w:rPr>
          <w:rFonts w:ascii="Times New Roman" w:eastAsia="Times New Roman" w:hAnsi="Times New Roman" w:cs="Times New Roman"/>
          <w:sz w:val="24"/>
          <w:szCs w:val="24"/>
        </w:rPr>
        <w:t>.</w:t>
      </w:r>
    </w:p>
    <w:p w14:paraId="7C3C8385" w14:textId="77777777" w:rsidR="000A4AF5" w:rsidRPr="003C4C79" w:rsidRDefault="000A4AF5" w:rsidP="000A4AF5">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3C4C79">
        <w:rPr>
          <w:rFonts w:ascii="Times New Roman" w:eastAsia="Times New Roman" w:hAnsi="Times New Roman" w:cs="Times New Roman"/>
          <w:sz w:val="24"/>
          <w:szCs w:val="24"/>
        </w:rPr>
        <w:t>Develop industry-ready prototypes and Proof-of-Concept (PoC) solutions for commercialization.</w:t>
      </w:r>
    </w:p>
    <w:p w14:paraId="388E70FD" w14:textId="77777777" w:rsidR="000A4AF5" w:rsidRPr="003C4C79" w:rsidRDefault="000A4AF5" w:rsidP="000A4AF5">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3C4C79">
        <w:rPr>
          <w:rFonts w:ascii="Times New Roman" w:eastAsia="Times New Roman" w:hAnsi="Times New Roman" w:cs="Times New Roman"/>
          <w:sz w:val="24"/>
          <w:szCs w:val="24"/>
        </w:rPr>
        <w:t xml:space="preserve">Offer advanced testing, validation, product optimization, and technology demonstration services using existing </w:t>
      </w:r>
      <w:proofErr w:type="spellStart"/>
      <w:r w:rsidRPr="003C4C79">
        <w:rPr>
          <w:rFonts w:ascii="Times New Roman" w:eastAsia="Times New Roman" w:hAnsi="Times New Roman" w:cs="Times New Roman"/>
          <w:sz w:val="24"/>
          <w:szCs w:val="24"/>
        </w:rPr>
        <w:t>CoE</w:t>
      </w:r>
      <w:proofErr w:type="spellEnd"/>
      <w:r w:rsidRPr="003C4C79">
        <w:rPr>
          <w:rFonts w:ascii="Times New Roman" w:eastAsia="Times New Roman" w:hAnsi="Times New Roman" w:cs="Times New Roman"/>
          <w:sz w:val="24"/>
          <w:szCs w:val="24"/>
        </w:rPr>
        <w:t xml:space="preserve"> facilities.</w:t>
      </w:r>
    </w:p>
    <w:p w14:paraId="4B917480" w14:textId="77777777" w:rsidR="000A4AF5" w:rsidRPr="003C4C79" w:rsidRDefault="000A4AF5" w:rsidP="000A4AF5">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3C4C79">
        <w:rPr>
          <w:rFonts w:ascii="Times New Roman" w:eastAsia="Times New Roman" w:hAnsi="Times New Roman" w:cs="Times New Roman"/>
          <w:sz w:val="24"/>
          <w:szCs w:val="24"/>
        </w:rPr>
        <w:t>Facilitate technology transfer, patent filing, licensing, and commercialization of innovative technologies.</w:t>
      </w:r>
    </w:p>
    <w:p w14:paraId="262F1D21" w14:textId="77777777" w:rsidR="000A4AF5" w:rsidRPr="003C4C79" w:rsidRDefault="000A4AF5" w:rsidP="000A4AF5">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3C4C79">
        <w:rPr>
          <w:rFonts w:ascii="Times New Roman" w:eastAsia="Times New Roman" w:hAnsi="Times New Roman" w:cs="Times New Roman"/>
          <w:sz w:val="24"/>
          <w:szCs w:val="24"/>
        </w:rPr>
        <w:t>Support MSMEs and start-ups through collaborative research, product development, and incubation programmes.</w:t>
      </w:r>
    </w:p>
    <w:p w14:paraId="787D5187" w14:textId="77777777" w:rsidR="000A4AF5" w:rsidRPr="003C4C79" w:rsidRDefault="000A4AF5" w:rsidP="000A4AF5">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3C4C79">
        <w:rPr>
          <w:rFonts w:ascii="Times New Roman" w:eastAsia="Times New Roman" w:hAnsi="Times New Roman" w:cs="Times New Roman"/>
          <w:sz w:val="24"/>
          <w:szCs w:val="24"/>
        </w:rPr>
        <w:t>Generate sustainable revenue through sponsored research projects, contract R&amp;D, technology licensing, intellectual property commercialization, and industry training programmes.</w:t>
      </w:r>
    </w:p>
    <w:p w14:paraId="7AADA060" w14:textId="77777777" w:rsidR="000A4AF5" w:rsidRPr="0025153F" w:rsidRDefault="000A4AF5" w:rsidP="000A4AF5">
      <w:pPr>
        <w:spacing w:before="100" w:beforeAutospacing="1" w:after="100" w:afterAutospacing="1" w:line="240" w:lineRule="auto"/>
        <w:rPr>
          <w:rFonts w:ascii="Times New Roman" w:eastAsia="Times New Roman" w:hAnsi="Times New Roman" w:cs="Times New Roman"/>
          <w:b/>
          <w:bCs/>
          <w:sz w:val="24"/>
          <w:szCs w:val="24"/>
        </w:rPr>
      </w:pPr>
      <w:r w:rsidRPr="0025153F">
        <w:rPr>
          <w:rFonts w:ascii="Times New Roman" w:eastAsia="Times New Roman" w:hAnsi="Times New Roman" w:cs="Times New Roman"/>
          <w:b/>
          <w:bCs/>
          <w:sz w:val="24"/>
          <w:szCs w:val="24"/>
        </w:rPr>
        <w:t xml:space="preserve">Our Strengths </w:t>
      </w:r>
      <w:r>
        <w:rPr>
          <w:rFonts w:ascii="Times New Roman" w:eastAsia="Times New Roman" w:hAnsi="Times New Roman" w:cs="Times New Roman"/>
          <w:b/>
          <w:bCs/>
          <w:sz w:val="24"/>
          <w:szCs w:val="24"/>
        </w:rPr>
        <w:t>of COE’s</w:t>
      </w:r>
    </w:p>
    <w:p w14:paraId="71EE7849" w14:textId="77777777" w:rsidR="000A4AF5" w:rsidRPr="00C65D06" w:rsidRDefault="000A4AF5" w:rsidP="000A4AF5">
      <w:pPr>
        <w:spacing w:after="0" w:line="240" w:lineRule="auto"/>
        <w:rPr>
          <w:rFonts w:ascii="Times New Roman" w:eastAsia="Times New Roman" w:hAnsi="Times New Roman" w:cs="Times New Roman"/>
          <w:sz w:val="24"/>
          <w:szCs w:val="24"/>
        </w:rPr>
      </w:pPr>
      <w:proofErr w:type="gramStart"/>
      <w:r w:rsidRPr="00C65D06">
        <w:rPr>
          <w:rFonts w:ascii="Times New Roman" w:eastAsia="Times New Roman" w:hAnsi="Symbol" w:cs="Times New Roman"/>
          <w:sz w:val="24"/>
          <w:szCs w:val="24"/>
        </w:rPr>
        <w:t></w:t>
      </w:r>
      <w:r w:rsidRPr="00C65D06">
        <w:rPr>
          <w:rFonts w:ascii="Times New Roman" w:eastAsia="Times New Roman" w:hAnsi="Times New Roman" w:cs="Times New Roman"/>
          <w:sz w:val="24"/>
          <w:szCs w:val="24"/>
        </w:rPr>
        <w:t xml:space="preserve">  Advanced</w:t>
      </w:r>
      <w:proofErr w:type="gramEnd"/>
      <w:r w:rsidRPr="00C65D06">
        <w:rPr>
          <w:rFonts w:ascii="Times New Roman" w:eastAsia="Times New Roman" w:hAnsi="Times New Roman" w:cs="Times New Roman"/>
          <w:sz w:val="24"/>
          <w:szCs w:val="24"/>
        </w:rPr>
        <w:t xml:space="preserve"> 3D printers (metal/polymer) </w:t>
      </w:r>
    </w:p>
    <w:p w14:paraId="64897AA2" w14:textId="77777777" w:rsidR="000A4AF5" w:rsidRPr="00C65D06" w:rsidRDefault="000A4AF5" w:rsidP="000A4AF5">
      <w:pPr>
        <w:spacing w:after="0" w:line="240" w:lineRule="auto"/>
        <w:rPr>
          <w:rFonts w:ascii="Times New Roman" w:eastAsia="Times New Roman" w:hAnsi="Times New Roman" w:cs="Times New Roman"/>
          <w:sz w:val="24"/>
          <w:szCs w:val="24"/>
        </w:rPr>
      </w:pPr>
      <w:proofErr w:type="gramStart"/>
      <w:r w:rsidRPr="00C65D06">
        <w:rPr>
          <w:rFonts w:ascii="Times New Roman" w:eastAsia="Times New Roman" w:hAnsi="Symbol" w:cs="Times New Roman"/>
          <w:sz w:val="24"/>
          <w:szCs w:val="24"/>
        </w:rPr>
        <w:t></w:t>
      </w:r>
      <w:r w:rsidRPr="00C65D06">
        <w:rPr>
          <w:rFonts w:ascii="Times New Roman" w:eastAsia="Times New Roman" w:hAnsi="Times New Roman" w:cs="Times New Roman"/>
          <w:sz w:val="24"/>
          <w:szCs w:val="24"/>
        </w:rPr>
        <w:t xml:space="preserve">  CNC</w:t>
      </w:r>
      <w:proofErr w:type="gramEnd"/>
      <w:r w:rsidRPr="00C65D06">
        <w:rPr>
          <w:rFonts w:ascii="Times New Roman" w:eastAsia="Times New Roman" w:hAnsi="Times New Roman" w:cs="Times New Roman"/>
          <w:sz w:val="24"/>
          <w:szCs w:val="24"/>
        </w:rPr>
        <w:t xml:space="preserve"> machines and smart manufacturing systems </w:t>
      </w:r>
    </w:p>
    <w:p w14:paraId="09328B45" w14:textId="77777777" w:rsidR="000A4AF5" w:rsidRPr="00C65D06" w:rsidRDefault="000A4AF5" w:rsidP="000A4AF5">
      <w:pPr>
        <w:spacing w:after="0" w:line="240" w:lineRule="auto"/>
        <w:rPr>
          <w:rFonts w:ascii="Times New Roman" w:eastAsia="Times New Roman" w:hAnsi="Times New Roman" w:cs="Times New Roman"/>
          <w:sz w:val="24"/>
          <w:szCs w:val="24"/>
        </w:rPr>
      </w:pPr>
      <w:proofErr w:type="gramStart"/>
      <w:r w:rsidRPr="00C65D06">
        <w:rPr>
          <w:rFonts w:ascii="Times New Roman" w:eastAsia="Times New Roman" w:hAnsi="Symbol" w:cs="Times New Roman"/>
          <w:sz w:val="24"/>
          <w:szCs w:val="24"/>
        </w:rPr>
        <w:t></w:t>
      </w:r>
      <w:r w:rsidRPr="00C65D06">
        <w:rPr>
          <w:rFonts w:ascii="Times New Roman" w:eastAsia="Times New Roman" w:hAnsi="Times New Roman" w:cs="Times New Roman"/>
          <w:sz w:val="24"/>
          <w:szCs w:val="24"/>
        </w:rPr>
        <w:t xml:space="preserve">  Bosch</w:t>
      </w:r>
      <w:proofErr w:type="gramEnd"/>
      <w:r w:rsidRPr="00C65D06">
        <w:rPr>
          <w:rFonts w:ascii="Times New Roman" w:eastAsia="Times New Roman" w:hAnsi="Times New Roman" w:cs="Times New Roman"/>
          <w:sz w:val="24"/>
          <w:szCs w:val="24"/>
        </w:rPr>
        <w:t xml:space="preserve"> Rexroth automation training and industrial automation labs </w:t>
      </w:r>
    </w:p>
    <w:p w14:paraId="7315978D" w14:textId="77777777" w:rsidR="000A4AF5" w:rsidRPr="00C65D06" w:rsidRDefault="000A4AF5" w:rsidP="000A4AF5">
      <w:pPr>
        <w:spacing w:after="0" w:line="240" w:lineRule="auto"/>
        <w:rPr>
          <w:rFonts w:ascii="Times New Roman" w:eastAsia="Times New Roman" w:hAnsi="Times New Roman" w:cs="Times New Roman"/>
          <w:sz w:val="24"/>
          <w:szCs w:val="24"/>
        </w:rPr>
      </w:pPr>
      <w:proofErr w:type="gramStart"/>
      <w:r w:rsidRPr="00C65D06">
        <w:rPr>
          <w:rFonts w:ascii="Times New Roman" w:eastAsia="Times New Roman" w:hAnsi="Symbol" w:cs="Times New Roman"/>
          <w:sz w:val="24"/>
          <w:szCs w:val="24"/>
        </w:rPr>
        <w:t></w:t>
      </w:r>
      <w:r w:rsidRPr="00C65D06">
        <w:rPr>
          <w:rFonts w:ascii="Times New Roman" w:eastAsia="Times New Roman" w:hAnsi="Times New Roman" w:cs="Times New Roman"/>
          <w:sz w:val="24"/>
          <w:szCs w:val="24"/>
        </w:rPr>
        <w:t xml:space="preserve">  PLC</w:t>
      </w:r>
      <w:proofErr w:type="gramEnd"/>
      <w:r w:rsidRPr="00C65D06">
        <w:rPr>
          <w:rFonts w:ascii="Times New Roman" w:eastAsia="Times New Roman" w:hAnsi="Times New Roman" w:cs="Times New Roman"/>
          <w:sz w:val="24"/>
          <w:szCs w:val="24"/>
        </w:rPr>
        <w:t xml:space="preserve">, SCADA, Hydraulic and Pneumatic systems </w:t>
      </w:r>
    </w:p>
    <w:p w14:paraId="1E63F2FD" w14:textId="77777777" w:rsidR="000A4AF5" w:rsidRPr="00C65D06" w:rsidRDefault="000A4AF5" w:rsidP="000A4AF5">
      <w:pPr>
        <w:spacing w:after="0" w:line="240" w:lineRule="auto"/>
        <w:rPr>
          <w:rFonts w:ascii="Times New Roman" w:eastAsia="Times New Roman" w:hAnsi="Times New Roman" w:cs="Times New Roman"/>
          <w:sz w:val="24"/>
          <w:szCs w:val="24"/>
        </w:rPr>
      </w:pPr>
      <w:proofErr w:type="gramStart"/>
      <w:r w:rsidRPr="00C65D06">
        <w:rPr>
          <w:rFonts w:ascii="Times New Roman" w:eastAsia="Times New Roman" w:hAnsi="Symbol" w:cs="Times New Roman"/>
          <w:sz w:val="24"/>
          <w:szCs w:val="24"/>
        </w:rPr>
        <w:t></w:t>
      </w:r>
      <w:r w:rsidRPr="00C65D06">
        <w:rPr>
          <w:rFonts w:ascii="Times New Roman" w:eastAsia="Times New Roman" w:hAnsi="Times New Roman" w:cs="Times New Roman"/>
          <w:sz w:val="24"/>
          <w:szCs w:val="24"/>
        </w:rPr>
        <w:t xml:space="preserve">  Collaborative</w:t>
      </w:r>
      <w:proofErr w:type="gramEnd"/>
      <w:r w:rsidRPr="00C65D06">
        <w:rPr>
          <w:rFonts w:ascii="Times New Roman" w:eastAsia="Times New Roman" w:hAnsi="Times New Roman" w:cs="Times New Roman"/>
          <w:sz w:val="24"/>
          <w:szCs w:val="24"/>
        </w:rPr>
        <w:t xml:space="preserve"> robots (Cobots) </w:t>
      </w:r>
    </w:p>
    <w:p w14:paraId="7B6D83A3" w14:textId="77777777" w:rsidR="000A4AF5" w:rsidRPr="00C65D06" w:rsidRDefault="000A4AF5" w:rsidP="000A4AF5">
      <w:pPr>
        <w:spacing w:after="0" w:line="240" w:lineRule="auto"/>
        <w:rPr>
          <w:rFonts w:ascii="Times New Roman" w:eastAsia="Times New Roman" w:hAnsi="Times New Roman" w:cs="Times New Roman"/>
          <w:sz w:val="24"/>
          <w:szCs w:val="24"/>
        </w:rPr>
      </w:pPr>
      <w:proofErr w:type="gramStart"/>
      <w:r w:rsidRPr="00C65D06">
        <w:rPr>
          <w:rFonts w:ascii="Times New Roman" w:eastAsia="Times New Roman" w:hAnsi="Symbol" w:cs="Times New Roman"/>
          <w:sz w:val="24"/>
          <w:szCs w:val="24"/>
        </w:rPr>
        <w:t></w:t>
      </w:r>
      <w:r w:rsidRPr="00C65D06">
        <w:rPr>
          <w:rFonts w:ascii="Times New Roman" w:eastAsia="Times New Roman" w:hAnsi="Times New Roman" w:cs="Times New Roman"/>
          <w:sz w:val="24"/>
          <w:szCs w:val="24"/>
        </w:rPr>
        <w:t xml:space="preserve">  5</w:t>
      </w:r>
      <w:proofErr w:type="gramEnd"/>
      <w:r w:rsidRPr="00C65D06">
        <w:rPr>
          <w:rFonts w:ascii="Times New Roman" w:eastAsia="Times New Roman" w:hAnsi="Times New Roman" w:cs="Times New Roman"/>
          <w:sz w:val="24"/>
          <w:szCs w:val="24"/>
        </w:rPr>
        <w:t xml:space="preserve">G communication and Industrial IoT laboratories </w:t>
      </w:r>
    </w:p>
    <w:p w14:paraId="335FF91B" w14:textId="77777777" w:rsidR="000A4AF5" w:rsidRPr="00C65D06" w:rsidRDefault="000A4AF5" w:rsidP="000A4AF5">
      <w:pPr>
        <w:spacing w:after="0" w:line="240" w:lineRule="auto"/>
        <w:rPr>
          <w:rFonts w:ascii="Times New Roman" w:eastAsia="Times New Roman" w:hAnsi="Times New Roman" w:cs="Times New Roman"/>
          <w:sz w:val="24"/>
          <w:szCs w:val="24"/>
        </w:rPr>
      </w:pPr>
      <w:proofErr w:type="gramStart"/>
      <w:r w:rsidRPr="00C65D06">
        <w:rPr>
          <w:rFonts w:ascii="Times New Roman" w:eastAsia="Times New Roman" w:hAnsi="Symbol" w:cs="Times New Roman"/>
          <w:sz w:val="24"/>
          <w:szCs w:val="24"/>
        </w:rPr>
        <w:t></w:t>
      </w:r>
      <w:r w:rsidRPr="00C65D06">
        <w:rPr>
          <w:rFonts w:ascii="Times New Roman" w:eastAsia="Times New Roman" w:hAnsi="Times New Roman" w:cs="Times New Roman"/>
          <w:sz w:val="24"/>
          <w:szCs w:val="24"/>
        </w:rPr>
        <w:t xml:space="preserve">  AR</w:t>
      </w:r>
      <w:proofErr w:type="gramEnd"/>
      <w:r w:rsidRPr="00C65D06">
        <w:rPr>
          <w:rFonts w:ascii="Times New Roman" w:eastAsia="Times New Roman" w:hAnsi="Times New Roman" w:cs="Times New Roman"/>
          <w:sz w:val="24"/>
          <w:szCs w:val="24"/>
        </w:rPr>
        <w:t xml:space="preserve">/VR, Digital Twin, AI, and Industry 4.0 facilities </w:t>
      </w:r>
    </w:p>
    <w:p w14:paraId="03E44213" w14:textId="77777777" w:rsidR="000A4AF5" w:rsidRDefault="000A4AF5" w:rsidP="000A4AF5">
      <w:pPr>
        <w:spacing w:after="0" w:line="240" w:lineRule="auto"/>
        <w:rPr>
          <w:rFonts w:ascii="Times New Roman" w:eastAsia="Times New Roman" w:hAnsi="Times New Roman" w:cs="Times New Roman"/>
          <w:sz w:val="24"/>
          <w:szCs w:val="24"/>
        </w:rPr>
      </w:pPr>
      <w:proofErr w:type="gramStart"/>
      <w:r w:rsidRPr="00C65D06">
        <w:rPr>
          <w:rFonts w:ascii="Times New Roman" w:eastAsia="Times New Roman" w:hAnsi="Symbol" w:cs="Times New Roman"/>
          <w:sz w:val="24"/>
          <w:szCs w:val="24"/>
        </w:rPr>
        <w:t></w:t>
      </w:r>
      <w:r w:rsidRPr="00C65D06">
        <w:rPr>
          <w:rFonts w:ascii="Times New Roman" w:eastAsia="Times New Roman" w:hAnsi="Times New Roman" w:cs="Times New Roman"/>
          <w:sz w:val="24"/>
          <w:szCs w:val="24"/>
        </w:rPr>
        <w:t xml:space="preserve">  CAD</w:t>
      </w:r>
      <w:proofErr w:type="gramEnd"/>
      <w:r w:rsidRPr="00C65D06">
        <w:rPr>
          <w:rFonts w:ascii="Times New Roman" w:eastAsia="Times New Roman" w:hAnsi="Times New Roman" w:cs="Times New Roman"/>
          <w:sz w:val="24"/>
          <w:szCs w:val="24"/>
        </w:rPr>
        <w:t xml:space="preserve">/CAM/CAE and simulation software </w:t>
      </w:r>
    </w:p>
    <w:p w14:paraId="66C78E65" w14:textId="77777777" w:rsidR="000A4AF5" w:rsidRDefault="000A4AF5" w:rsidP="000A4AF5">
      <w:pPr>
        <w:spacing w:after="0" w:line="240" w:lineRule="auto"/>
        <w:rPr>
          <w:rFonts w:ascii="Times New Roman" w:eastAsia="Times New Roman" w:hAnsi="Times New Roman" w:cs="Times New Roman"/>
          <w:sz w:val="24"/>
          <w:szCs w:val="24"/>
        </w:rPr>
      </w:pPr>
      <w:proofErr w:type="gramStart"/>
      <w:r w:rsidRPr="00C65D06">
        <w:rPr>
          <w:rFonts w:ascii="Times New Roman" w:eastAsia="Times New Roman" w:hAnsi="Symbol" w:cs="Times New Roman"/>
          <w:sz w:val="24"/>
          <w:szCs w:val="24"/>
        </w:rPr>
        <w:t></w:t>
      </w:r>
      <w:r w:rsidRPr="00C65D06">
        <w:rPr>
          <w:rFonts w:ascii="Times New Roman" w:eastAsia="Times New Roman" w:hAnsi="Times New Roman" w:cs="Times New Roman"/>
          <w:sz w:val="24"/>
          <w:szCs w:val="24"/>
        </w:rPr>
        <w:t xml:space="preserve">  Reverse</w:t>
      </w:r>
      <w:proofErr w:type="gramEnd"/>
      <w:r w:rsidRPr="00C65D06">
        <w:rPr>
          <w:rFonts w:ascii="Times New Roman" w:eastAsia="Times New Roman" w:hAnsi="Times New Roman" w:cs="Times New Roman"/>
          <w:sz w:val="24"/>
          <w:szCs w:val="24"/>
        </w:rPr>
        <w:t xml:space="preserve"> engineering and rapid prototyping facilities</w:t>
      </w:r>
    </w:p>
    <w:p w14:paraId="10AE9B13" w14:textId="77777777" w:rsidR="000A4AF5" w:rsidRPr="006E3FF4" w:rsidRDefault="000A4AF5" w:rsidP="000A4AF5">
      <w:pPr>
        <w:spacing w:after="0" w:line="240" w:lineRule="auto"/>
        <w:rPr>
          <w:rFonts w:ascii="Times New Roman" w:eastAsia="Times New Roman" w:hAnsi="Times New Roman" w:cs="Times New Roman"/>
          <w:sz w:val="24"/>
          <w:szCs w:val="24"/>
        </w:rPr>
      </w:pPr>
    </w:p>
    <w:p w14:paraId="157FEE56" w14:textId="77777777" w:rsidR="000A4AF5" w:rsidRPr="0016230C" w:rsidRDefault="000A4AF5" w:rsidP="000A4A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230C">
        <w:rPr>
          <w:rFonts w:ascii="Times New Roman" w:eastAsia="Times New Roman" w:hAnsi="Times New Roman" w:cs="Times New Roman"/>
          <w:b/>
          <w:bCs/>
          <w:kern w:val="36"/>
          <w:sz w:val="48"/>
          <w:szCs w:val="48"/>
        </w:rPr>
        <w:lastRenderedPageBreak/>
        <w:t>Proposed Annual Consultancy Revenue Targets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80"/>
        <w:gridCol w:w="2668"/>
      </w:tblGrid>
      <w:tr w:rsidR="000A4AF5" w:rsidRPr="0016230C" w14:paraId="446E8FCB" w14:textId="77777777" w:rsidTr="001D49F0">
        <w:trPr>
          <w:tblHeader/>
          <w:tblCellSpacing w:w="15" w:type="dxa"/>
        </w:trPr>
        <w:tc>
          <w:tcPr>
            <w:tcW w:w="0" w:type="auto"/>
            <w:vAlign w:val="center"/>
            <w:hideMark/>
          </w:tcPr>
          <w:p w14:paraId="67E72930" w14:textId="77777777" w:rsidR="000A4AF5" w:rsidRPr="0016230C" w:rsidRDefault="000A4AF5" w:rsidP="001D49F0">
            <w:pPr>
              <w:spacing w:after="0" w:line="240" w:lineRule="auto"/>
              <w:jc w:val="center"/>
              <w:rPr>
                <w:rFonts w:ascii="Times New Roman" w:eastAsia="Times New Roman" w:hAnsi="Times New Roman" w:cs="Times New Roman"/>
                <w:b/>
                <w:bCs/>
                <w:sz w:val="24"/>
                <w:szCs w:val="24"/>
              </w:rPr>
            </w:pPr>
            <w:r w:rsidRPr="0016230C">
              <w:rPr>
                <w:rFonts w:ascii="Times New Roman" w:eastAsia="Times New Roman" w:hAnsi="Times New Roman" w:cs="Times New Roman"/>
                <w:b/>
                <w:bCs/>
                <w:sz w:val="24"/>
                <w:szCs w:val="24"/>
              </w:rPr>
              <w:t>Institute</w:t>
            </w:r>
          </w:p>
        </w:tc>
        <w:tc>
          <w:tcPr>
            <w:tcW w:w="0" w:type="auto"/>
            <w:vAlign w:val="center"/>
            <w:hideMark/>
          </w:tcPr>
          <w:p w14:paraId="2A240F60" w14:textId="77777777" w:rsidR="000A4AF5" w:rsidRPr="0016230C" w:rsidRDefault="000A4AF5" w:rsidP="001D49F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Per annum (₹ Cr</w:t>
            </w:r>
            <w:r w:rsidRPr="0016230C">
              <w:rPr>
                <w:rFonts w:ascii="Times New Roman" w:eastAsia="Times New Roman" w:hAnsi="Times New Roman" w:cs="Times New Roman"/>
                <w:b/>
                <w:bCs/>
                <w:sz w:val="24"/>
                <w:szCs w:val="24"/>
              </w:rPr>
              <w:t>)</w:t>
            </w:r>
          </w:p>
        </w:tc>
      </w:tr>
      <w:tr w:rsidR="000A4AF5" w:rsidRPr="0016230C" w14:paraId="10752BCD" w14:textId="77777777" w:rsidTr="001D49F0">
        <w:trPr>
          <w:tblCellSpacing w:w="15" w:type="dxa"/>
        </w:trPr>
        <w:tc>
          <w:tcPr>
            <w:tcW w:w="0" w:type="auto"/>
            <w:vAlign w:val="center"/>
            <w:hideMark/>
          </w:tcPr>
          <w:p w14:paraId="608F483E" w14:textId="77777777" w:rsidR="000A4AF5" w:rsidRPr="0016230C" w:rsidRDefault="000A4AF5" w:rsidP="001D49F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Faculty of </w:t>
            </w:r>
            <w:r w:rsidRPr="0016230C">
              <w:rPr>
                <w:rFonts w:ascii="Times New Roman" w:eastAsia="Times New Roman" w:hAnsi="Times New Roman" w:cs="Times New Roman"/>
                <w:sz w:val="24"/>
                <w:szCs w:val="24"/>
              </w:rPr>
              <w:t>Engineering &amp; Technology</w:t>
            </w:r>
          </w:p>
        </w:tc>
        <w:tc>
          <w:tcPr>
            <w:tcW w:w="0" w:type="auto"/>
            <w:vAlign w:val="center"/>
            <w:hideMark/>
          </w:tcPr>
          <w:p w14:paraId="73D36922" w14:textId="77777777" w:rsidR="000A4AF5" w:rsidRPr="0016230C" w:rsidRDefault="000A4AF5" w:rsidP="001D49F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1.30</w:t>
            </w:r>
          </w:p>
        </w:tc>
      </w:tr>
      <w:tr w:rsidR="000A4AF5" w:rsidRPr="0016230C" w14:paraId="737EF33F" w14:textId="77777777" w:rsidTr="001D49F0">
        <w:trPr>
          <w:tblCellSpacing w:w="15" w:type="dxa"/>
        </w:trPr>
        <w:tc>
          <w:tcPr>
            <w:tcW w:w="0" w:type="auto"/>
            <w:vAlign w:val="center"/>
          </w:tcPr>
          <w:p w14:paraId="7A1E010E" w14:textId="77777777" w:rsidR="000A4AF5" w:rsidRDefault="000A4AF5" w:rsidP="001D49F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Faculty of Diploma Engineering </w:t>
            </w:r>
          </w:p>
        </w:tc>
        <w:tc>
          <w:tcPr>
            <w:tcW w:w="0" w:type="auto"/>
            <w:vAlign w:val="center"/>
          </w:tcPr>
          <w:p w14:paraId="6C1B6F05" w14:textId="77777777" w:rsidR="000A4AF5" w:rsidRDefault="000A4AF5" w:rsidP="001D49F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0.30</w:t>
            </w:r>
          </w:p>
        </w:tc>
      </w:tr>
      <w:tr w:rsidR="000A4AF5" w:rsidRPr="0016230C" w14:paraId="3F87F67D" w14:textId="77777777" w:rsidTr="001D49F0">
        <w:trPr>
          <w:tblCellSpacing w:w="15" w:type="dxa"/>
        </w:trPr>
        <w:tc>
          <w:tcPr>
            <w:tcW w:w="0" w:type="auto"/>
            <w:vAlign w:val="center"/>
          </w:tcPr>
          <w:p w14:paraId="6846AF65" w14:textId="77777777" w:rsidR="000A4AF5" w:rsidRDefault="000A4AF5" w:rsidP="001D49F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Faculty of Pharmacy </w:t>
            </w:r>
          </w:p>
        </w:tc>
        <w:tc>
          <w:tcPr>
            <w:tcW w:w="0" w:type="auto"/>
            <w:vAlign w:val="center"/>
          </w:tcPr>
          <w:p w14:paraId="7AC3AB1A" w14:textId="77777777" w:rsidR="000A4AF5" w:rsidRDefault="000A4AF5" w:rsidP="001D49F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0.20</w:t>
            </w:r>
          </w:p>
        </w:tc>
      </w:tr>
      <w:tr w:rsidR="000A4AF5" w:rsidRPr="0016230C" w14:paraId="617EA04D" w14:textId="77777777" w:rsidTr="001D49F0">
        <w:trPr>
          <w:tblCellSpacing w:w="15" w:type="dxa"/>
        </w:trPr>
        <w:tc>
          <w:tcPr>
            <w:tcW w:w="0" w:type="auto"/>
            <w:vAlign w:val="center"/>
            <w:hideMark/>
          </w:tcPr>
          <w:p w14:paraId="5E07DE91" w14:textId="77777777" w:rsidR="000A4AF5" w:rsidRPr="0016230C" w:rsidRDefault="000A4AF5" w:rsidP="001D49F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Faculty of </w:t>
            </w:r>
            <w:r w:rsidRPr="0016230C">
              <w:rPr>
                <w:rFonts w:ascii="Times New Roman" w:eastAsia="Times New Roman" w:hAnsi="Times New Roman" w:cs="Times New Roman"/>
                <w:sz w:val="24"/>
                <w:szCs w:val="24"/>
              </w:rPr>
              <w:t>Management</w:t>
            </w:r>
            <w:r>
              <w:rPr>
                <w:rFonts w:ascii="Times New Roman" w:eastAsia="Times New Roman" w:hAnsi="Times New Roman" w:cs="Times New Roman"/>
                <w:sz w:val="24"/>
                <w:szCs w:val="24"/>
              </w:rPr>
              <w:t xml:space="preserve"> Studies</w:t>
            </w:r>
          </w:p>
        </w:tc>
        <w:tc>
          <w:tcPr>
            <w:tcW w:w="0" w:type="auto"/>
            <w:vAlign w:val="center"/>
            <w:hideMark/>
          </w:tcPr>
          <w:p w14:paraId="6EF2539D" w14:textId="77777777" w:rsidR="000A4AF5" w:rsidRPr="0016230C" w:rsidRDefault="000A4AF5" w:rsidP="001D49F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0.10</w:t>
            </w:r>
          </w:p>
        </w:tc>
      </w:tr>
      <w:tr w:rsidR="000A4AF5" w:rsidRPr="0016230C" w14:paraId="36E16EF8" w14:textId="77777777" w:rsidTr="001D49F0">
        <w:trPr>
          <w:tblCellSpacing w:w="15" w:type="dxa"/>
        </w:trPr>
        <w:tc>
          <w:tcPr>
            <w:tcW w:w="0" w:type="auto"/>
            <w:vAlign w:val="center"/>
            <w:hideMark/>
          </w:tcPr>
          <w:p w14:paraId="51D883F6" w14:textId="77777777" w:rsidR="000A4AF5" w:rsidRPr="0016230C" w:rsidRDefault="000A4AF5" w:rsidP="001D49F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Faculty of Science</w:t>
            </w:r>
          </w:p>
        </w:tc>
        <w:tc>
          <w:tcPr>
            <w:tcW w:w="0" w:type="auto"/>
            <w:vAlign w:val="center"/>
            <w:hideMark/>
          </w:tcPr>
          <w:p w14:paraId="7A4B53F9" w14:textId="77777777" w:rsidR="000A4AF5" w:rsidRPr="0016230C" w:rsidRDefault="000A4AF5" w:rsidP="001D49F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0.30</w:t>
            </w:r>
          </w:p>
        </w:tc>
      </w:tr>
      <w:tr w:rsidR="000A4AF5" w:rsidRPr="0016230C" w14:paraId="0A0DAC47" w14:textId="77777777" w:rsidTr="001D49F0">
        <w:trPr>
          <w:tblCellSpacing w:w="15" w:type="dxa"/>
        </w:trPr>
        <w:tc>
          <w:tcPr>
            <w:tcW w:w="0" w:type="auto"/>
            <w:vAlign w:val="center"/>
            <w:hideMark/>
          </w:tcPr>
          <w:p w14:paraId="016AEF26" w14:textId="77777777" w:rsidR="000A4AF5" w:rsidRPr="0016230C" w:rsidRDefault="000A4AF5" w:rsidP="001D49F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Faculty of Computer applications</w:t>
            </w:r>
          </w:p>
        </w:tc>
        <w:tc>
          <w:tcPr>
            <w:tcW w:w="0" w:type="auto"/>
            <w:vAlign w:val="center"/>
            <w:hideMark/>
          </w:tcPr>
          <w:p w14:paraId="7E652A1E" w14:textId="77777777" w:rsidR="000A4AF5" w:rsidRPr="0016230C" w:rsidRDefault="000A4AF5" w:rsidP="001D49F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0.20</w:t>
            </w:r>
          </w:p>
        </w:tc>
      </w:tr>
      <w:tr w:rsidR="000A4AF5" w:rsidRPr="0016230C" w14:paraId="577F55CA" w14:textId="77777777" w:rsidTr="001D49F0">
        <w:trPr>
          <w:tblCellSpacing w:w="15" w:type="dxa"/>
        </w:trPr>
        <w:tc>
          <w:tcPr>
            <w:tcW w:w="0" w:type="auto"/>
            <w:vAlign w:val="center"/>
          </w:tcPr>
          <w:p w14:paraId="4996C3AF" w14:textId="77777777" w:rsidR="000A4AF5" w:rsidRDefault="000A4AF5" w:rsidP="001D49F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Faculty of architecture ,Design &amp; Planning</w:t>
            </w:r>
          </w:p>
        </w:tc>
        <w:tc>
          <w:tcPr>
            <w:tcW w:w="0" w:type="auto"/>
            <w:vAlign w:val="center"/>
          </w:tcPr>
          <w:p w14:paraId="37DDEAA4" w14:textId="77777777" w:rsidR="000A4AF5" w:rsidRPr="0016230C" w:rsidRDefault="000A4AF5" w:rsidP="001D49F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0.20</w:t>
            </w:r>
          </w:p>
        </w:tc>
      </w:tr>
      <w:tr w:rsidR="000A4AF5" w:rsidRPr="0016230C" w14:paraId="0BF3DB59" w14:textId="77777777" w:rsidTr="001D49F0">
        <w:trPr>
          <w:tblCellSpacing w:w="15" w:type="dxa"/>
        </w:trPr>
        <w:tc>
          <w:tcPr>
            <w:tcW w:w="0" w:type="auto"/>
            <w:vAlign w:val="center"/>
            <w:hideMark/>
          </w:tcPr>
          <w:p w14:paraId="4B0B19C6" w14:textId="77777777" w:rsidR="000A4AF5" w:rsidRPr="0016230C" w:rsidRDefault="000A4AF5" w:rsidP="001D49F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Faculty of agriculture allied sciences &amp; Technology</w:t>
            </w:r>
          </w:p>
        </w:tc>
        <w:tc>
          <w:tcPr>
            <w:tcW w:w="0" w:type="auto"/>
            <w:vAlign w:val="center"/>
            <w:hideMark/>
          </w:tcPr>
          <w:p w14:paraId="03E89048" w14:textId="77777777" w:rsidR="000A4AF5" w:rsidRPr="0016230C" w:rsidRDefault="000A4AF5" w:rsidP="001D49F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0.25</w:t>
            </w:r>
          </w:p>
        </w:tc>
      </w:tr>
      <w:tr w:rsidR="000A4AF5" w:rsidRPr="0016230C" w14:paraId="7AAA24DE" w14:textId="77777777" w:rsidTr="001D49F0">
        <w:trPr>
          <w:tblCellSpacing w:w="15" w:type="dxa"/>
        </w:trPr>
        <w:tc>
          <w:tcPr>
            <w:tcW w:w="0" w:type="auto"/>
            <w:vAlign w:val="center"/>
          </w:tcPr>
          <w:p w14:paraId="253299DC" w14:textId="77777777" w:rsidR="000A4AF5" w:rsidRPr="0016230C" w:rsidRDefault="000A4AF5" w:rsidP="001D49F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Faculty of Health &amp; allied sciences</w:t>
            </w:r>
          </w:p>
        </w:tc>
        <w:tc>
          <w:tcPr>
            <w:tcW w:w="0" w:type="auto"/>
            <w:vAlign w:val="center"/>
            <w:hideMark/>
          </w:tcPr>
          <w:p w14:paraId="21454D10" w14:textId="77777777" w:rsidR="000A4AF5" w:rsidRPr="0016230C" w:rsidRDefault="000A4AF5" w:rsidP="001D49F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0.15</w:t>
            </w:r>
          </w:p>
        </w:tc>
      </w:tr>
      <w:tr w:rsidR="000A4AF5" w:rsidRPr="0016230C" w14:paraId="56BAD926" w14:textId="77777777" w:rsidTr="001D49F0">
        <w:trPr>
          <w:tblCellSpacing w:w="15" w:type="dxa"/>
        </w:trPr>
        <w:tc>
          <w:tcPr>
            <w:tcW w:w="0" w:type="auto"/>
            <w:vAlign w:val="center"/>
          </w:tcPr>
          <w:p w14:paraId="6C55527B" w14:textId="77777777" w:rsidR="000A4AF5" w:rsidRPr="0016230C" w:rsidRDefault="000A4AF5" w:rsidP="001D49F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COE’s</w:t>
            </w:r>
          </w:p>
        </w:tc>
        <w:tc>
          <w:tcPr>
            <w:tcW w:w="0" w:type="auto"/>
            <w:vAlign w:val="center"/>
            <w:hideMark/>
          </w:tcPr>
          <w:p w14:paraId="204A2003" w14:textId="77777777" w:rsidR="000A4AF5" w:rsidRPr="0016230C" w:rsidRDefault="000A4AF5" w:rsidP="001D49F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73588C" w:rsidRPr="0016230C" w14:paraId="2F903389" w14:textId="77777777" w:rsidTr="001D49F0">
        <w:trPr>
          <w:tblCellSpacing w:w="15" w:type="dxa"/>
          <w:ins w:id="9" w:author="Ajay Gupta" w:date="2026-07-02T15:35:00Z" w16du:dateUtc="2026-07-02T10:05:00Z"/>
        </w:trPr>
        <w:tc>
          <w:tcPr>
            <w:tcW w:w="0" w:type="auto"/>
            <w:vAlign w:val="center"/>
          </w:tcPr>
          <w:p w14:paraId="0163A15E" w14:textId="57C3A442" w:rsidR="0073588C" w:rsidRDefault="0073588C" w:rsidP="001D49F0">
            <w:pPr>
              <w:spacing w:after="0" w:line="240" w:lineRule="auto"/>
              <w:rPr>
                <w:ins w:id="10" w:author="Ajay Gupta" w:date="2026-07-02T15:35:00Z" w16du:dateUtc="2026-07-02T10:05:00Z"/>
                <w:rFonts w:ascii="Times New Roman" w:eastAsia="Times New Roman" w:hAnsi="Times New Roman" w:cs="Times New Roman"/>
                <w:sz w:val="24"/>
                <w:szCs w:val="24"/>
              </w:rPr>
            </w:pPr>
            <w:ins w:id="11" w:author="Ajay Gupta" w:date="2026-07-02T15:35:00Z" w16du:dateUtc="2026-07-02T10:05:00Z">
              <w:r>
                <w:rPr>
                  <w:rFonts w:ascii="Times New Roman" w:eastAsia="Times New Roman" w:hAnsi="Times New Roman" w:cs="Times New Roman"/>
                  <w:sz w:val="24"/>
                  <w:szCs w:val="24"/>
                </w:rPr>
                <w:t xml:space="preserve">Social </w:t>
              </w:r>
            </w:ins>
            <w:ins w:id="12" w:author="Ajay Gupta" w:date="2026-07-02T15:36:00Z" w16du:dateUtc="2026-07-02T10:06:00Z">
              <w:r>
                <w:rPr>
                  <w:rFonts w:ascii="Times New Roman" w:eastAsia="Times New Roman" w:hAnsi="Times New Roman" w:cs="Times New Roman"/>
                  <w:sz w:val="24"/>
                  <w:szCs w:val="24"/>
                </w:rPr>
                <w:t>Science &amp; Humanities</w:t>
              </w:r>
            </w:ins>
          </w:p>
        </w:tc>
        <w:tc>
          <w:tcPr>
            <w:tcW w:w="0" w:type="auto"/>
            <w:vAlign w:val="center"/>
          </w:tcPr>
          <w:p w14:paraId="663237B6" w14:textId="5758C8F0" w:rsidR="0073588C" w:rsidRDefault="0073588C" w:rsidP="001D49F0">
            <w:pPr>
              <w:spacing w:after="0" w:line="240" w:lineRule="auto"/>
              <w:jc w:val="center"/>
              <w:rPr>
                <w:ins w:id="13" w:author="Ajay Gupta" w:date="2026-07-02T15:35:00Z" w16du:dateUtc="2026-07-02T10:05:00Z"/>
                <w:rFonts w:ascii="Times New Roman" w:eastAsia="Times New Roman" w:hAnsi="Times New Roman" w:cs="Times New Roman"/>
                <w:sz w:val="24"/>
                <w:szCs w:val="24"/>
              </w:rPr>
            </w:pPr>
            <w:ins w:id="14" w:author="Ajay Gupta" w:date="2026-07-02T15:36:00Z" w16du:dateUtc="2026-07-02T10:06:00Z">
              <w:r>
                <w:rPr>
                  <w:rFonts w:ascii="Times New Roman" w:eastAsia="Times New Roman" w:hAnsi="Times New Roman" w:cs="Times New Roman"/>
                  <w:sz w:val="24"/>
                  <w:szCs w:val="24"/>
                </w:rPr>
                <w:t>0.10</w:t>
              </w:r>
            </w:ins>
          </w:p>
        </w:tc>
      </w:tr>
      <w:tr w:rsidR="0073588C" w:rsidRPr="0016230C" w14:paraId="2AC4964F" w14:textId="77777777" w:rsidTr="001D49F0">
        <w:trPr>
          <w:tblCellSpacing w:w="15" w:type="dxa"/>
          <w:ins w:id="15" w:author="Ajay Gupta" w:date="2026-07-02T15:35:00Z" w16du:dateUtc="2026-07-02T10:05:00Z"/>
        </w:trPr>
        <w:tc>
          <w:tcPr>
            <w:tcW w:w="0" w:type="auto"/>
            <w:vAlign w:val="center"/>
          </w:tcPr>
          <w:p w14:paraId="6F5FDAC6" w14:textId="20A6A716" w:rsidR="0073588C" w:rsidRDefault="0073588C" w:rsidP="001D49F0">
            <w:pPr>
              <w:spacing w:after="0" w:line="240" w:lineRule="auto"/>
              <w:rPr>
                <w:ins w:id="16" w:author="Ajay Gupta" w:date="2026-07-02T15:35:00Z" w16du:dateUtc="2026-07-02T10:05:00Z"/>
                <w:rFonts w:ascii="Times New Roman" w:eastAsia="Times New Roman" w:hAnsi="Times New Roman" w:cs="Times New Roman"/>
                <w:sz w:val="24"/>
                <w:szCs w:val="24"/>
              </w:rPr>
            </w:pPr>
            <w:ins w:id="17" w:author="Ajay Gupta" w:date="2026-07-02T15:35:00Z" w16du:dateUtc="2026-07-02T10:05:00Z">
              <w:r>
                <w:rPr>
                  <w:rFonts w:ascii="Times New Roman" w:eastAsia="Times New Roman" w:hAnsi="Times New Roman" w:cs="Times New Roman"/>
                  <w:sz w:val="24"/>
                  <w:szCs w:val="24"/>
                </w:rPr>
                <w:t>Nursing</w:t>
              </w:r>
            </w:ins>
          </w:p>
        </w:tc>
        <w:tc>
          <w:tcPr>
            <w:tcW w:w="0" w:type="auto"/>
            <w:vAlign w:val="center"/>
          </w:tcPr>
          <w:p w14:paraId="4B58DA89" w14:textId="394728F3" w:rsidR="0073588C" w:rsidRDefault="0073588C" w:rsidP="001D49F0">
            <w:pPr>
              <w:spacing w:after="0" w:line="240" w:lineRule="auto"/>
              <w:jc w:val="center"/>
              <w:rPr>
                <w:ins w:id="18" w:author="Ajay Gupta" w:date="2026-07-02T15:35:00Z" w16du:dateUtc="2026-07-02T10:05:00Z"/>
                <w:rFonts w:ascii="Times New Roman" w:eastAsia="Times New Roman" w:hAnsi="Times New Roman" w:cs="Times New Roman"/>
                <w:sz w:val="24"/>
                <w:szCs w:val="24"/>
              </w:rPr>
            </w:pPr>
            <w:ins w:id="19" w:author="Ajay Gupta" w:date="2026-07-02T15:36:00Z" w16du:dateUtc="2026-07-02T10:06:00Z">
              <w:r>
                <w:rPr>
                  <w:rFonts w:ascii="Times New Roman" w:eastAsia="Times New Roman" w:hAnsi="Times New Roman" w:cs="Times New Roman"/>
                  <w:sz w:val="24"/>
                  <w:szCs w:val="24"/>
                </w:rPr>
                <w:t>0.15</w:t>
              </w:r>
            </w:ins>
          </w:p>
        </w:tc>
      </w:tr>
      <w:tr w:rsidR="000A4AF5" w:rsidRPr="0016230C" w14:paraId="1A6516B9" w14:textId="77777777" w:rsidTr="001D49F0">
        <w:trPr>
          <w:tblCellSpacing w:w="15" w:type="dxa"/>
        </w:trPr>
        <w:tc>
          <w:tcPr>
            <w:tcW w:w="0" w:type="auto"/>
            <w:vAlign w:val="center"/>
            <w:hideMark/>
          </w:tcPr>
          <w:p w14:paraId="59295A46" w14:textId="77777777" w:rsidR="000A4AF5" w:rsidRPr="0016230C" w:rsidRDefault="000A4AF5" w:rsidP="001D49F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Total</w:t>
            </w:r>
          </w:p>
        </w:tc>
        <w:tc>
          <w:tcPr>
            <w:tcW w:w="0" w:type="auto"/>
            <w:vAlign w:val="center"/>
            <w:hideMark/>
          </w:tcPr>
          <w:p w14:paraId="2279169C" w14:textId="2EB38D27" w:rsidR="000A4AF5" w:rsidRPr="0016230C" w:rsidRDefault="000A4AF5" w:rsidP="001D49F0">
            <w:pPr>
              <w:spacing w:after="0" w:line="240" w:lineRule="auto"/>
              <w:jc w:val="center"/>
              <w:rPr>
                <w:rFonts w:ascii="Times New Roman" w:eastAsia="Times New Roman" w:hAnsi="Times New Roman" w:cs="Times New Roman"/>
                <w:sz w:val="24"/>
                <w:szCs w:val="24"/>
              </w:rPr>
            </w:pPr>
            <w:del w:id="20" w:author="Ajay Gupta" w:date="2026-07-02T15:36:00Z" w16du:dateUtc="2026-07-02T10:06:00Z">
              <w:r w:rsidDel="0073588C">
                <w:rPr>
                  <w:rFonts w:ascii="Times New Roman" w:eastAsia="Times New Roman" w:hAnsi="Times New Roman" w:cs="Times New Roman"/>
                  <w:sz w:val="24"/>
                  <w:szCs w:val="24"/>
                </w:rPr>
                <w:delText>4.00</w:delText>
              </w:r>
            </w:del>
            <w:ins w:id="21" w:author="Ajay Gupta" w:date="2026-07-02T15:36:00Z" w16du:dateUtc="2026-07-02T10:06:00Z">
              <w:r w:rsidR="0073588C">
                <w:rPr>
                  <w:rFonts w:ascii="Times New Roman" w:eastAsia="Times New Roman" w:hAnsi="Times New Roman" w:cs="Times New Roman"/>
                  <w:sz w:val="24"/>
                  <w:szCs w:val="24"/>
                </w:rPr>
                <w:t>4.25</w:t>
              </w:r>
            </w:ins>
          </w:p>
        </w:tc>
      </w:tr>
    </w:tbl>
    <w:p w14:paraId="33256597" w14:textId="77777777" w:rsidR="000A4AF5" w:rsidRPr="0016230C" w:rsidRDefault="000A4AF5" w:rsidP="000A4AF5">
      <w:pPr>
        <w:spacing w:after="0" w:line="240" w:lineRule="auto"/>
        <w:rPr>
          <w:rFonts w:ascii="Times New Roman" w:eastAsia="Times New Roman" w:hAnsi="Times New Roman" w:cs="Times New Roman"/>
          <w:sz w:val="24"/>
          <w:szCs w:val="24"/>
        </w:rPr>
      </w:pPr>
    </w:p>
    <w:p w14:paraId="3CB7160A" w14:textId="77777777" w:rsidR="000A4AF5" w:rsidRPr="0016230C" w:rsidRDefault="000A4AF5" w:rsidP="000A4A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230C">
        <w:rPr>
          <w:rFonts w:ascii="Times New Roman" w:eastAsia="Times New Roman" w:hAnsi="Times New Roman" w:cs="Times New Roman"/>
          <w:b/>
          <w:bCs/>
          <w:kern w:val="36"/>
          <w:sz w:val="48"/>
          <w:szCs w:val="48"/>
        </w:rPr>
        <w:t>Expected Outcomes by 2030</w:t>
      </w:r>
    </w:p>
    <w:p w14:paraId="56D562B6" w14:textId="77777777" w:rsidR="000A4AF5" w:rsidRDefault="000A4AF5" w:rsidP="000A4AF5">
      <w:pPr>
        <w:pStyle w:val="ListParagraph"/>
        <w:numPr>
          <w:ilvl w:val="1"/>
          <w:numId w:val="15"/>
        </w:numPr>
        <w:spacing w:before="100" w:beforeAutospacing="1" w:after="100" w:afterAutospacing="1" w:line="240" w:lineRule="auto"/>
        <w:jc w:val="both"/>
        <w:rPr>
          <w:rFonts w:ascii="Times New Roman" w:eastAsia="Times New Roman" w:hAnsi="Times New Roman" w:cs="Times New Roman"/>
          <w:sz w:val="24"/>
          <w:szCs w:val="24"/>
        </w:rPr>
      </w:pPr>
      <w:r w:rsidRPr="005613F1">
        <w:rPr>
          <w:rFonts w:ascii="Times New Roman" w:eastAsia="Times New Roman" w:hAnsi="Times New Roman" w:cs="Times New Roman"/>
          <w:sz w:val="24"/>
          <w:szCs w:val="24"/>
        </w:rPr>
        <w:t xml:space="preserve">Research consultancy </w:t>
      </w:r>
      <w:r>
        <w:rPr>
          <w:rFonts w:ascii="Times New Roman" w:eastAsia="Times New Roman" w:hAnsi="Times New Roman" w:cs="Times New Roman"/>
          <w:sz w:val="24"/>
          <w:szCs w:val="24"/>
        </w:rPr>
        <w:t>revenue exceeding ₹5</w:t>
      </w:r>
      <w:r w:rsidRPr="005613F1">
        <w:rPr>
          <w:rFonts w:ascii="Times New Roman" w:eastAsia="Times New Roman" w:hAnsi="Times New Roman" w:cs="Times New Roman"/>
          <w:sz w:val="24"/>
          <w:szCs w:val="24"/>
        </w:rPr>
        <w:t xml:space="preserve"> Crore annually by 2030.</w:t>
      </w:r>
    </w:p>
    <w:p w14:paraId="5338BB3B" w14:textId="77777777" w:rsidR="000A4AF5" w:rsidRDefault="000A4AF5" w:rsidP="000A4AF5">
      <w:pPr>
        <w:pStyle w:val="ListParagraph"/>
        <w:numPr>
          <w:ilvl w:val="1"/>
          <w:numId w:val="15"/>
        </w:numPr>
        <w:spacing w:before="100" w:beforeAutospacing="1" w:after="100" w:afterAutospacing="1" w:line="240" w:lineRule="auto"/>
        <w:jc w:val="both"/>
        <w:rPr>
          <w:rFonts w:ascii="Times New Roman" w:eastAsia="Times New Roman" w:hAnsi="Times New Roman" w:cs="Times New Roman"/>
          <w:sz w:val="24"/>
          <w:szCs w:val="24"/>
        </w:rPr>
      </w:pPr>
      <w:r w:rsidRPr="005613F1">
        <w:rPr>
          <w:rFonts w:ascii="Times New Roman" w:eastAsia="Times New Roman" w:hAnsi="Times New Roman" w:cs="Times New Roman"/>
          <w:sz w:val="24"/>
          <w:szCs w:val="24"/>
        </w:rPr>
        <w:t>More than 150 industry-sponsored research projects.</w:t>
      </w:r>
    </w:p>
    <w:p w14:paraId="42739B7A" w14:textId="77777777" w:rsidR="000A4AF5" w:rsidRDefault="000A4AF5" w:rsidP="000A4AF5">
      <w:pPr>
        <w:pStyle w:val="ListParagraph"/>
        <w:numPr>
          <w:ilvl w:val="1"/>
          <w:numId w:val="15"/>
        </w:numPr>
        <w:spacing w:before="100" w:beforeAutospacing="1" w:after="100" w:afterAutospacing="1" w:line="240" w:lineRule="auto"/>
        <w:jc w:val="both"/>
        <w:rPr>
          <w:rFonts w:ascii="Times New Roman" w:eastAsia="Times New Roman" w:hAnsi="Times New Roman" w:cs="Times New Roman"/>
          <w:sz w:val="24"/>
          <w:szCs w:val="24"/>
        </w:rPr>
      </w:pPr>
      <w:r w:rsidRPr="005613F1">
        <w:rPr>
          <w:rFonts w:ascii="Times New Roman" w:eastAsia="Times New Roman" w:hAnsi="Times New Roman" w:cs="Times New Roman"/>
          <w:sz w:val="24"/>
          <w:szCs w:val="24"/>
        </w:rPr>
        <w:t>Establishment of Research Consultancy &amp; Innovation Cell in every institute.</w:t>
      </w:r>
    </w:p>
    <w:p w14:paraId="68207760" w14:textId="77777777" w:rsidR="000A4AF5" w:rsidRDefault="000A4AF5" w:rsidP="000A4AF5">
      <w:pPr>
        <w:pStyle w:val="ListParagraph"/>
        <w:numPr>
          <w:ilvl w:val="1"/>
          <w:numId w:val="15"/>
        </w:numPr>
        <w:spacing w:before="100" w:beforeAutospacing="1" w:after="100" w:afterAutospacing="1" w:line="240" w:lineRule="auto"/>
        <w:jc w:val="both"/>
        <w:rPr>
          <w:rFonts w:ascii="Times New Roman" w:eastAsia="Times New Roman" w:hAnsi="Times New Roman" w:cs="Times New Roman"/>
          <w:sz w:val="24"/>
          <w:szCs w:val="24"/>
        </w:rPr>
      </w:pPr>
      <w:r w:rsidRPr="005613F1">
        <w:rPr>
          <w:rFonts w:ascii="Times New Roman" w:eastAsia="Times New Roman" w:hAnsi="Times New Roman" w:cs="Times New Roman"/>
          <w:sz w:val="24"/>
          <w:szCs w:val="24"/>
        </w:rPr>
        <w:t>Filing of 100+ patents and commercialization of university technologies.</w:t>
      </w:r>
    </w:p>
    <w:p w14:paraId="409098D5" w14:textId="77777777" w:rsidR="000A4AF5" w:rsidRDefault="000A4AF5" w:rsidP="000A4AF5">
      <w:pPr>
        <w:pStyle w:val="ListParagraph"/>
        <w:numPr>
          <w:ilvl w:val="1"/>
          <w:numId w:val="15"/>
        </w:numPr>
        <w:spacing w:before="100" w:beforeAutospacing="1" w:after="100" w:afterAutospacing="1" w:line="240" w:lineRule="auto"/>
        <w:jc w:val="both"/>
        <w:rPr>
          <w:rFonts w:ascii="Times New Roman" w:eastAsia="Times New Roman" w:hAnsi="Times New Roman" w:cs="Times New Roman"/>
          <w:sz w:val="24"/>
          <w:szCs w:val="24"/>
        </w:rPr>
      </w:pPr>
      <w:r w:rsidRPr="005613F1">
        <w:rPr>
          <w:rFonts w:ascii="Times New Roman" w:eastAsia="Times New Roman" w:hAnsi="Times New Roman" w:cs="Times New Roman"/>
          <w:sz w:val="24"/>
          <w:szCs w:val="24"/>
        </w:rPr>
        <w:t>Creation of 15–20 Centres of Excellence aligned with national priorities.</w:t>
      </w:r>
    </w:p>
    <w:p w14:paraId="0643FFFE" w14:textId="77777777" w:rsidR="000A4AF5" w:rsidRDefault="000A4AF5" w:rsidP="000A4AF5">
      <w:pPr>
        <w:pStyle w:val="ListParagraph"/>
        <w:numPr>
          <w:ilvl w:val="1"/>
          <w:numId w:val="15"/>
        </w:numPr>
        <w:spacing w:before="100" w:beforeAutospacing="1" w:after="100" w:afterAutospacing="1" w:line="240" w:lineRule="auto"/>
        <w:jc w:val="both"/>
        <w:rPr>
          <w:rFonts w:ascii="Times New Roman" w:eastAsia="Times New Roman" w:hAnsi="Times New Roman" w:cs="Times New Roman"/>
          <w:sz w:val="24"/>
          <w:szCs w:val="24"/>
        </w:rPr>
      </w:pPr>
      <w:r w:rsidRPr="005613F1">
        <w:rPr>
          <w:rFonts w:ascii="Times New Roman" w:eastAsia="Times New Roman" w:hAnsi="Times New Roman" w:cs="Times New Roman"/>
          <w:sz w:val="24"/>
          <w:szCs w:val="24"/>
        </w:rPr>
        <w:t>Significant increase in funded projects from ANRF, DST, DBT, ICMR, ICAR, BIRAC, DRDO, ISRO, CSIR, AICTE, MSME, SERB, and international agencies.</w:t>
      </w:r>
    </w:p>
    <w:p w14:paraId="79C07A3A" w14:textId="77777777" w:rsidR="000A4AF5" w:rsidRDefault="000A4AF5" w:rsidP="000A4AF5">
      <w:pPr>
        <w:pStyle w:val="ListParagraph"/>
        <w:numPr>
          <w:ilvl w:val="1"/>
          <w:numId w:val="15"/>
        </w:numPr>
        <w:spacing w:before="100" w:beforeAutospacing="1" w:after="100" w:afterAutospacing="1" w:line="240" w:lineRule="auto"/>
        <w:jc w:val="both"/>
        <w:rPr>
          <w:rFonts w:ascii="Times New Roman" w:eastAsia="Times New Roman" w:hAnsi="Times New Roman" w:cs="Times New Roman"/>
          <w:sz w:val="24"/>
          <w:szCs w:val="24"/>
        </w:rPr>
      </w:pPr>
      <w:r w:rsidRPr="005613F1">
        <w:rPr>
          <w:rFonts w:ascii="Times New Roman" w:eastAsia="Times New Roman" w:hAnsi="Times New Roman" w:cs="Times New Roman"/>
          <w:sz w:val="24"/>
          <w:szCs w:val="24"/>
        </w:rPr>
        <w:t>Strong industry-academia partnerships leading to joint publications, technology transfer, and startup incubation.</w:t>
      </w:r>
    </w:p>
    <w:p w14:paraId="681E03CC" w14:textId="77777777" w:rsidR="000A4AF5" w:rsidRDefault="000A4AF5" w:rsidP="000A4AF5">
      <w:pPr>
        <w:pStyle w:val="ListParagraph"/>
        <w:numPr>
          <w:ilvl w:val="1"/>
          <w:numId w:val="15"/>
        </w:numPr>
        <w:spacing w:before="100" w:beforeAutospacing="1" w:after="100" w:afterAutospacing="1" w:line="240" w:lineRule="auto"/>
        <w:jc w:val="both"/>
        <w:rPr>
          <w:rFonts w:ascii="Times New Roman" w:eastAsia="Times New Roman" w:hAnsi="Times New Roman" w:cs="Times New Roman"/>
          <w:sz w:val="24"/>
          <w:szCs w:val="24"/>
        </w:rPr>
      </w:pPr>
      <w:r w:rsidRPr="005613F1">
        <w:rPr>
          <w:rFonts w:ascii="Times New Roman" w:eastAsia="Times New Roman" w:hAnsi="Times New Roman" w:cs="Times New Roman"/>
          <w:sz w:val="24"/>
          <w:szCs w:val="24"/>
        </w:rPr>
        <w:t>Enhanced rankings in NIRF, NAAC, QS, THE, and ARIIA through increased research output and innovation.</w:t>
      </w:r>
    </w:p>
    <w:p w14:paraId="62848558" w14:textId="77777777" w:rsidR="000A4AF5" w:rsidRPr="005613F1" w:rsidRDefault="000A4AF5" w:rsidP="000A4AF5">
      <w:pPr>
        <w:pStyle w:val="ListParagraph"/>
        <w:numPr>
          <w:ilvl w:val="1"/>
          <w:numId w:val="15"/>
        </w:numPr>
        <w:spacing w:before="100" w:beforeAutospacing="1" w:after="100" w:afterAutospacing="1" w:line="240" w:lineRule="auto"/>
        <w:jc w:val="both"/>
        <w:rPr>
          <w:rFonts w:ascii="Times New Roman" w:eastAsia="Times New Roman" w:hAnsi="Times New Roman" w:cs="Times New Roman"/>
          <w:sz w:val="24"/>
          <w:szCs w:val="24"/>
        </w:rPr>
      </w:pPr>
      <w:r w:rsidRPr="005613F1">
        <w:rPr>
          <w:rFonts w:ascii="Times New Roman" w:eastAsia="Times New Roman" w:hAnsi="Times New Roman" w:cs="Times New Roman"/>
          <w:sz w:val="24"/>
          <w:szCs w:val="24"/>
        </w:rPr>
        <w:t>Position GANPAT University as a preferred Research Consultancy and Innovation Partner for industries, government organizations, and international funding agencies.</w:t>
      </w:r>
    </w:p>
    <w:p w14:paraId="10FC71D0" w14:textId="77777777" w:rsidR="000A4AF5" w:rsidRDefault="000A4AF5" w:rsidP="00056877">
      <w:pPr>
        <w:spacing w:before="100" w:beforeAutospacing="1" w:after="100" w:afterAutospacing="1" w:line="240" w:lineRule="auto"/>
      </w:pPr>
    </w:p>
    <w:sectPr w:rsidR="000A4A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Latha">
    <w:panose1 w:val="02000400000000000000"/>
    <w:charset w:val="01"/>
    <w:family w:val="roman"/>
    <w:pitch w:val="variable"/>
    <w:sig w:usb0="0004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44063"/>
    <w:multiLevelType w:val="multilevel"/>
    <w:tmpl w:val="9DF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43930"/>
    <w:multiLevelType w:val="multilevel"/>
    <w:tmpl w:val="5DFE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03686"/>
    <w:multiLevelType w:val="multilevel"/>
    <w:tmpl w:val="C1D0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73E4E"/>
    <w:multiLevelType w:val="hybridMultilevel"/>
    <w:tmpl w:val="EF32D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51E45"/>
    <w:multiLevelType w:val="multilevel"/>
    <w:tmpl w:val="DF9E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A4326"/>
    <w:multiLevelType w:val="multilevel"/>
    <w:tmpl w:val="B7107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CD424A"/>
    <w:multiLevelType w:val="multilevel"/>
    <w:tmpl w:val="C6E4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1108B5"/>
    <w:multiLevelType w:val="multilevel"/>
    <w:tmpl w:val="87B6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EF4214"/>
    <w:multiLevelType w:val="multilevel"/>
    <w:tmpl w:val="91D6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DD5FCD"/>
    <w:multiLevelType w:val="multilevel"/>
    <w:tmpl w:val="8B0238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6C5D77"/>
    <w:multiLevelType w:val="multilevel"/>
    <w:tmpl w:val="B47E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0521ED"/>
    <w:multiLevelType w:val="multilevel"/>
    <w:tmpl w:val="8AF6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4415FC"/>
    <w:multiLevelType w:val="multilevel"/>
    <w:tmpl w:val="4C32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795233"/>
    <w:multiLevelType w:val="hybridMultilevel"/>
    <w:tmpl w:val="80469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17424A"/>
    <w:multiLevelType w:val="multilevel"/>
    <w:tmpl w:val="8664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1D4D5E"/>
    <w:multiLevelType w:val="multilevel"/>
    <w:tmpl w:val="A97A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C07C1A"/>
    <w:multiLevelType w:val="multilevel"/>
    <w:tmpl w:val="8158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C172C3"/>
    <w:multiLevelType w:val="multilevel"/>
    <w:tmpl w:val="F468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9F75A5"/>
    <w:multiLevelType w:val="multilevel"/>
    <w:tmpl w:val="1148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1418D0"/>
    <w:multiLevelType w:val="multilevel"/>
    <w:tmpl w:val="0F8E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A220B1"/>
    <w:multiLevelType w:val="multilevel"/>
    <w:tmpl w:val="CF30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BB5992"/>
    <w:multiLevelType w:val="multilevel"/>
    <w:tmpl w:val="2240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127ECD"/>
    <w:multiLevelType w:val="multilevel"/>
    <w:tmpl w:val="AB78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8D5BBA"/>
    <w:multiLevelType w:val="multilevel"/>
    <w:tmpl w:val="8944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175921">
    <w:abstractNumId w:val="4"/>
  </w:num>
  <w:num w:numId="2" w16cid:durableId="896356551">
    <w:abstractNumId w:val="19"/>
  </w:num>
  <w:num w:numId="3" w16cid:durableId="1644456961">
    <w:abstractNumId w:val="21"/>
  </w:num>
  <w:num w:numId="4" w16cid:durableId="1891765099">
    <w:abstractNumId w:val="11"/>
  </w:num>
  <w:num w:numId="5" w16cid:durableId="1336616260">
    <w:abstractNumId w:val="2"/>
  </w:num>
  <w:num w:numId="6" w16cid:durableId="365103149">
    <w:abstractNumId w:val="23"/>
  </w:num>
  <w:num w:numId="7" w16cid:durableId="13270968">
    <w:abstractNumId w:val="1"/>
  </w:num>
  <w:num w:numId="8" w16cid:durableId="680082815">
    <w:abstractNumId w:val="12"/>
  </w:num>
  <w:num w:numId="9" w16cid:durableId="250897358">
    <w:abstractNumId w:val="20"/>
  </w:num>
  <w:num w:numId="10" w16cid:durableId="1130902961">
    <w:abstractNumId w:val="0"/>
  </w:num>
  <w:num w:numId="11" w16cid:durableId="1292596872">
    <w:abstractNumId w:val="16"/>
  </w:num>
  <w:num w:numId="12" w16cid:durableId="357781605">
    <w:abstractNumId w:val="8"/>
  </w:num>
  <w:num w:numId="13" w16cid:durableId="111555939">
    <w:abstractNumId w:val="15"/>
  </w:num>
  <w:num w:numId="14" w16cid:durableId="855535447">
    <w:abstractNumId w:val="17"/>
  </w:num>
  <w:num w:numId="15" w16cid:durableId="45497519">
    <w:abstractNumId w:val="9"/>
  </w:num>
  <w:num w:numId="16" w16cid:durableId="1667245889">
    <w:abstractNumId w:val="18"/>
  </w:num>
  <w:num w:numId="17" w16cid:durableId="2042314720">
    <w:abstractNumId w:val="10"/>
  </w:num>
  <w:num w:numId="18" w16cid:durableId="60951024">
    <w:abstractNumId w:val="14"/>
  </w:num>
  <w:num w:numId="19" w16cid:durableId="1629314058">
    <w:abstractNumId w:val="22"/>
  </w:num>
  <w:num w:numId="20" w16cid:durableId="69277688">
    <w:abstractNumId w:val="6"/>
  </w:num>
  <w:num w:numId="21" w16cid:durableId="1898740362">
    <w:abstractNumId w:val="13"/>
  </w:num>
  <w:num w:numId="22" w16cid:durableId="1569151136">
    <w:abstractNumId w:val="3"/>
  </w:num>
  <w:num w:numId="23" w16cid:durableId="714277099">
    <w:abstractNumId w:val="5"/>
  </w:num>
  <w:num w:numId="24" w16cid:durableId="274755016">
    <w:abstractNumId w:val="7"/>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jay Gupta">
    <w15:presenceInfo w15:providerId="AD" w15:userId="S::director.research@ganpatuniversity.edu.in::86a61022-a591-4f36-beb6-dc5078ee7e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30C"/>
    <w:rsid w:val="00052BCC"/>
    <w:rsid w:val="00056877"/>
    <w:rsid w:val="00080529"/>
    <w:rsid w:val="00081368"/>
    <w:rsid w:val="000A4AF5"/>
    <w:rsid w:val="000C5641"/>
    <w:rsid w:val="000D070F"/>
    <w:rsid w:val="000E208B"/>
    <w:rsid w:val="0012017B"/>
    <w:rsid w:val="00145E93"/>
    <w:rsid w:val="0016230C"/>
    <w:rsid w:val="00215AC2"/>
    <w:rsid w:val="00217568"/>
    <w:rsid w:val="0025153F"/>
    <w:rsid w:val="00273020"/>
    <w:rsid w:val="002910FB"/>
    <w:rsid w:val="002B164E"/>
    <w:rsid w:val="002E6FBC"/>
    <w:rsid w:val="00304A5F"/>
    <w:rsid w:val="003051C4"/>
    <w:rsid w:val="00376BB0"/>
    <w:rsid w:val="003C4C79"/>
    <w:rsid w:val="003F4254"/>
    <w:rsid w:val="003F4511"/>
    <w:rsid w:val="004047B3"/>
    <w:rsid w:val="004867AD"/>
    <w:rsid w:val="004B5D0E"/>
    <w:rsid w:val="00500ED8"/>
    <w:rsid w:val="00534DF9"/>
    <w:rsid w:val="00537700"/>
    <w:rsid w:val="0055064A"/>
    <w:rsid w:val="005613F1"/>
    <w:rsid w:val="00576445"/>
    <w:rsid w:val="00596D6F"/>
    <w:rsid w:val="005F449A"/>
    <w:rsid w:val="00613708"/>
    <w:rsid w:val="00635A7D"/>
    <w:rsid w:val="00644797"/>
    <w:rsid w:val="00676277"/>
    <w:rsid w:val="006B6B00"/>
    <w:rsid w:val="006B6D5F"/>
    <w:rsid w:val="006E3FF4"/>
    <w:rsid w:val="0073588C"/>
    <w:rsid w:val="007552B8"/>
    <w:rsid w:val="007843C6"/>
    <w:rsid w:val="007A23C7"/>
    <w:rsid w:val="007F4259"/>
    <w:rsid w:val="00804D66"/>
    <w:rsid w:val="00814DB8"/>
    <w:rsid w:val="0083032B"/>
    <w:rsid w:val="008455A9"/>
    <w:rsid w:val="00870540"/>
    <w:rsid w:val="00897AA6"/>
    <w:rsid w:val="00916791"/>
    <w:rsid w:val="00931FCE"/>
    <w:rsid w:val="00957BE3"/>
    <w:rsid w:val="00976F26"/>
    <w:rsid w:val="00994516"/>
    <w:rsid w:val="0099709A"/>
    <w:rsid w:val="009E3996"/>
    <w:rsid w:val="00B33B31"/>
    <w:rsid w:val="00B5428F"/>
    <w:rsid w:val="00B55009"/>
    <w:rsid w:val="00B60F8C"/>
    <w:rsid w:val="00B8296B"/>
    <w:rsid w:val="00B830A2"/>
    <w:rsid w:val="00C2162F"/>
    <w:rsid w:val="00C65D06"/>
    <w:rsid w:val="00C703C1"/>
    <w:rsid w:val="00CB1A05"/>
    <w:rsid w:val="00CB2561"/>
    <w:rsid w:val="00CD7A43"/>
    <w:rsid w:val="00CE6B62"/>
    <w:rsid w:val="00D5559A"/>
    <w:rsid w:val="00D56BB4"/>
    <w:rsid w:val="00E20836"/>
    <w:rsid w:val="00E3120B"/>
    <w:rsid w:val="00E32BCA"/>
    <w:rsid w:val="00ED26C8"/>
    <w:rsid w:val="00EF034C"/>
    <w:rsid w:val="00F452F8"/>
    <w:rsid w:val="00F64E65"/>
    <w:rsid w:val="00F92866"/>
    <w:rsid w:val="00FB316E"/>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600FA"/>
  <w15:chartTrackingRefBased/>
  <w15:docId w15:val="{59246C99-E466-411D-ABA5-DABE58009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link w:val="Heading1Char"/>
    <w:uiPriority w:val="9"/>
    <w:qFormat/>
    <w:rsid w:val="0016230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6230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6230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6230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30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6230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6230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6230C"/>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16230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6230C"/>
    <w:rPr>
      <w:b/>
      <w:bCs/>
    </w:rPr>
  </w:style>
  <w:style w:type="paragraph" w:styleId="ListParagraph">
    <w:name w:val="List Paragraph"/>
    <w:basedOn w:val="Normal"/>
    <w:uiPriority w:val="34"/>
    <w:qFormat/>
    <w:rsid w:val="005613F1"/>
    <w:pPr>
      <w:ind w:left="720"/>
      <w:contextualSpacing/>
    </w:pPr>
  </w:style>
  <w:style w:type="paragraph" w:customStyle="1" w:styleId="isselectedend">
    <w:name w:val="isselectedend"/>
    <w:basedOn w:val="Normal"/>
    <w:rsid w:val="00CD7A43"/>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73588C"/>
    <w:pPr>
      <w:spacing w:after="0" w:line="240" w:lineRule="auto"/>
    </w:pPr>
    <w:rPr>
      <w:rFonts w:cs="Lath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164473">
      <w:bodyDiv w:val="1"/>
      <w:marLeft w:val="0"/>
      <w:marRight w:val="0"/>
      <w:marTop w:val="0"/>
      <w:marBottom w:val="0"/>
      <w:divBdr>
        <w:top w:val="none" w:sz="0" w:space="0" w:color="auto"/>
        <w:left w:val="none" w:sz="0" w:space="0" w:color="auto"/>
        <w:bottom w:val="none" w:sz="0" w:space="0" w:color="auto"/>
        <w:right w:val="none" w:sz="0" w:space="0" w:color="auto"/>
      </w:divBdr>
    </w:div>
    <w:div w:id="341783952">
      <w:bodyDiv w:val="1"/>
      <w:marLeft w:val="0"/>
      <w:marRight w:val="0"/>
      <w:marTop w:val="0"/>
      <w:marBottom w:val="0"/>
      <w:divBdr>
        <w:top w:val="none" w:sz="0" w:space="0" w:color="auto"/>
        <w:left w:val="none" w:sz="0" w:space="0" w:color="auto"/>
        <w:bottom w:val="none" w:sz="0" w:space="0" w:color="auto"/>
        <w:right w:val="none" w:sz="0" w:space="0" w:color="auto"/>
      </w:divBdr>
    </w:div>
    <w:div w:id="596793463">
      <w:bodyDiv w:val="1"/>
      <w:marLeft w:val="0"/>
      <w:marRight w:val="0"/>
      <w:marTop w:val="0"/>
      <w:marBottom w:val="0"/>
      <w:divBdr>
        <w:top w:val="none" w:sz="0" w:space="0" w:color="auto"/>
        <w:left w:val="none" w:sz="0" w:space="0" w:color="auto"/>
        <w:bottom w:val="none" w:sz="0" w:space="0" w:color="auto"/>
        <w:right w:val="none" w:sz="0" w:space="0" w:color="auto"/>
      </w:divBdr>
    </w:div>
    <w:div w:id="617758037">
      <w:bodyDiv w:val="1"/>
      <w:marLeft w:val="0"/>
      <w:marRight w:val="0"/>
      <w:marTop w:val="0"/>
      <w:marBottom w:val="0"/>
      <w:divBdr>
        <w:top w:val="none" w:sz="0" w:space="0" w:color="auto"/>
        <w:left w:val="none" w:sz="0" w:space="0" w:color="auto"/>
        <w:bottom w:val="none" w:sz="0" w:space="0" w:color="auto"/>
        <w:right w:val="none" w:sz="0" w:space="0" w:color="auto"/>
      </w:divBdr>
    </w:div>
    <w:div w:id="652295848">
      <w:bodyDiv w:val="1"/>
      <w:marLeft w:val="0"/>
      <w:marRight w:val="0"/>
      <w:marTop w:val="0"/>
      <w:marBottom w:val="0"/>
      <w:divBdr>
        <w:top w:val="none" w:sz="0" w:space="0" w:color="auto"/>
        <w:left w:val="none" w:sz="0" w:space="0" w:color="auto"/>
        <w:bottom w:val="none" w:sz="0" w:space="0" w:color="auto"/>
        <w:right w:val="none" w:sz="0" w:space="0" w:color="auto"/>
      </w:divBdr>
    </w:div>
    <w:div w:id="794103975">
      <w:bodyDiv w:val="1"/>
      <w:marLeft w:val="0"/>
      <w:marRight w:val="0"/>
      <w:marTop w:val="0"/>
      <w:marBottom w:val="0"/>
      <w:divBdr>
        <w:top w:val="none" w:sz="0" w:space="0" w:color="auto"/>
        <w:left w:val="none" w:sz="0" w:space="0" w:color="auto"/>
        <w:bottom w:val="none" w:sz="0" w:space="0" w:color="auto"/>
        <w:right w:val="none" w:sz="0" w:space="0" w:color="auto"/>
      </w:divBdr>
    </w:div>
    <w:div w:id="1065495680">
      <w:bodyDiv w:val="1"/>
      <w:marLeft w:val="0"/>
      <w:marRight w:val="0"/>
      <w:marTop w:val="0"/>
      <w:marBottom w:val="0"/>
      <w:divBdr>
        <w:top w:val="none" w:sz="0" w:space="0" w:color="auto"/>
        <w:left w:val="none" w:sz="0" w:space="0" w:color="auto"/>
        <w:bottom w:val="none" w:sz="0" w:space="0" w:color="auto"/>
        <w:right w:val="none" w:sz="0" w:space="0" w:color="auto"/>
      </w:divBdr>
    </w:div>
    <w:div w:id="1457680589">
      <w:bodyDiv w:val="1"/>
      <w:marLeft w:val="0"/>
      <w:marRight w:val="0"/>
      <w:marTop w:val="0"/>
      <w:marBottom w:val="0"/>
      <w:divBdr>
        <w:top w:val="none" w:sz="0" w:space="0" w:color="auto"/>
        <w:left w:val="none" w:sz="0" w:space="0" w:color="auto"/>
        <w:bottom w:val="none" w:sz="0" w:space="0" w:color="auto"/>
        <w:right w:val="none" w:sz="0" w:space="0" w:color="auto"/>
      </w:divBdr>
      <w:divsChild>
        <w:div w:id="933899648">
          <w:marLeft w:val="0"/>
          <w:marRight w:val="0"/>
          <w:marTop w:val="0"/>
          <w:marBottom w:val="0"/>
          <w:divBdr>
            <w:top w:val="none" w:sz="0" w:space="0" w:color="auto"/>
            <w:left w:val="none" w:sz="0" w:space="0" w:color="auto"/>
            <w:bottom w:val="none" w:sz="0" w:space="0" w:color="auto"/>
            <w:right w:val="none" w:sz="0" w:space="0" w:color="auto"/>
          </w:divBdr>
        </w:div>
        <w:div w:id="223563155">
          <w:marLeft w:val="0"/>
          <w:marRight w:val="0"/>
          <w:marTop w:val="0"/>
          <w:marBottom w:val="0"/>
          <w:divBdr>
            <w:top w:val="none" w:sz="0" w:space="0" w:color="auto"/>
            <w:left w:val="none" w:sz="0" w:space="0" w:color="auto"/>
            <w:bottom w:val="none" w:sz="0" w:space="0" w:color="auto"/>
            <w:right w:val="none" w:sz="0" w:space="0" w:color="auto"/>
          </w:divBdr>
        </w:div>
        <w:div w:id="1734959701">
          <w:marLeft w:val="0"/>
          <w:marRight w:val="0"/>
          <w:marTop w:val="0"/>
          <w:marBottom w:val="0"/>
          <w:divBdr>
            <w:top w:val="none" w:sz="0" w:space="0" w:color="auto"/>
            <w:left w:val="none" w:sz="0" w:space="0" w:color="auto"/>
            <w:bottom w:val="none" w:sz="0" w:space="0" w:color="auto"/>
            <w:right w:val="none" w:sz="0" w:space="0" w:color="auto"/>
          </w:divBdr>
        </w:div>
        <w:div w:id="244996617">
          <w:marLeft w:val="0"/>
          <w:marRight w:val="0"/>
          <w:marTop w:val="0"/>
          <w:marBottom w:val="0"/>
          <w:divBdr>
            <w:top w:val="none" w:sz="0" w:space="0" w:color="auto"/>
            <w:left w:val="none" w:sz="0" w:space="0" w:color="auto"/>
            <w:bottom w:val="none" w:sz="0" w:space="0" w:color="auto"/>
            <w:right w:val="none" w:sz="0" w:space="0" w:color="auto"/>
          </w:divBdr>
        </w:div>
        <w:div w:id="676150535">
          <w:marLeft w:val="0"/>
          <w:marRight w:val="0"/>
          <w:marTop w:val="0"/>
          <w:marBottom w:val="0"/>
          <w:divBdr>
            <w:top w:val="none" w:sz="0" w:space="0" w:color="auto"/>
            <w:left w:val="none" w:sz="0" w:space="0" w:color="auto"/>
            <w:bottom w:val="none" w:sz="0" w:space="0" w:color="auto"/>
            <w:right w:val="none" w:sz="0" w:space="0" w:color="auto"/>
          </w:divBdr>
        </w:div>
        <w:div w:id="1505626036">
          <w:marLeft w:val="0"/>
          <w:marRight w:val="0"/>
          <w:marTop w:val="0"/>
          <w:marBottom w:val="0"/>
          <w:divBdr>
            <w:top w:val="none" w:sz="0" w:space="0" w:color="auto"/>
            <w:left w:val="none" w:sz="0" w:space="0" w:color="auto"/>
            <w:bottom w:val="none" w:sz="0" w:space="0" w:color="auto"/>
            <w:right w:val="none" w:sz="0" w:space="0" w:color="auto"/>
          </w:divBdr>
        </w:div>
        <w:div w:id="68701658">
          <w:marLeft w:val="0"/>
          <w:marRight w:val="0"/>
          <w:marTop w:val="0"/>
          <w:marBottom w:val="0"/>
          <w:divBdr>
            <w:top w:val="none" w:sz="0" w:space="0" w:color="auto"/>
            <w:left w:val="none" w:sz="0" w:space="0" w:color="auto"/>
            <w:bottom w:val="none" w:sz="0" w:space="0" w:color="auto"/>
            <w:right w:val="none" w:sz="0" w:space="0" w:color="auto"/>
          </w:divBdr>
        </w:div>
      </w:divsChild>
    </w:div>
    <w:div w:id="1477144926">
      <w:bodyDiv w:val="1"/>
      <w:marLeft w:val="0"/>
      <w:marRight w:val="0"/>
      <w:marTop w:val="0"/>
      <w:marBottom w:val="0"/>
      <w:divBdr>
        <w:top w:val="none" w:sz="0" w:space="0" w:color="auto"/>
        <w:left w:val="none" w:sz="0" w:space="0" w:color="auto"/>
        <w:bottom w:val="none" w:sz="0" w:space="0" w:color="auto"/>
        <w:right w:val="none" w:sz="0" w:space="0" w:color="auto"/>
      </w:divBdr>
    </w:div>
    <w:div w:id="1523203149">
      <w:bodyDiv w:val="1"/>
      <w:marLeft w:val="0"/>
      <w:marRight w:val="0"/>
      <w:marTop w:val="0"/>
      <w:marBottom w:val="0"/>
      <w:divBdr>
        <w:top w:val="none" w:sz="0" w:space="0" w:color="auto"/>
        <w:left w:val="none" w:sz="0" w:space="0" w:color="auto"/>
        <w:bottom w:val="none" w:sz="0" w:space="0" w:color="auto"/>
        <w:right w:val="none" w:sz="0" w:space="0" w:color="auto"/>
      </w:divBdr>
    </w:div>
    <w:div w:id="2053266270">
      <w:bodyDiv w:val="1"/>
      <w:marLeft w:val="0"/>
      <w:marRight w:val="0"/>
      <w:marTop w:val="0"/>
      <w:marBottom w:val="0"/>
      <w:divBdr>
        <w:top w:val="none" w:sz="0" w:space="0" w:color="auto"/>
        <w:left w:val="none" w:sz="0" w:space="0" w:color="auto"/>
        <w:bottom w:val="none" w:sz="0" w:space="0" w:color="auto"/>
        <w:right w:val="none" w:sz="0" w:space="0" w:color="auto"/>
      </w:divBdr>
    </w:div>
    <w:div w:id="2103135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16</Pages>
  <Words>3204</Words>
  <Characters>18264</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Ajay Gupta</cp:lastModifiedBy>
  <cp:revision>2</cp:revision>
  <dcterms:created xsi:type="dcterms:W3CDTF">2026-07-02T10:07:00Z</dcterms:created>
  <dcterms:modified xsi:type="dcterms:W3CDTF">2026-07-02T10:07:00Z</dcterms:modified>
</cp:coreProperties>
</file>